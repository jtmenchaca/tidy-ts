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w16du="http://schemas.microsoft.com/office/word/2023/wordml/word16du">
  <w:body>
    <w:bookmarkStart w:id="14" w:name="disclosures"/>
    <w:p>
      <w:pPr>
        <w:pStyle w:val="Heading1"/>
      </w:pPr>
      <w:r>
        <w:t xml:space="preserve">Disclosures</w:t>
      </w:r>
    </w:p>
    <w:bookmarkStart w:id="9" w:name="conflict-of-interest"/>
    <w:p>
      <w:pPr>
        <w:pStyle w:val="Heading2"/>
      </w:pPr>
      <w:r>
        <w:t xml:space="preserve">Conflict of Interest</w:t>
      </w:r>
    </w:p>
    <w:p>
      <w:ins w:id="15" w:author="J.T. Menchaca" w:date="2026-05-13T17:30:09Z" w16du:dateUtc="2026-05-13T17:30:09Z">
        <w:r>
          <w:t>The authors declare no competing interests.</w:t>
        </w:r>
      </w:ins>
    </w:p>
    <w:p>
      <w:ins w:id="16" w:author="J.T. Menchaca" w:date="2026-05-13T17:30:09Z" w16du:dateUtc="2026-05-13T17:30:09Z">
        <w:r>
          <w:t>This research received no specific grant from any funding agency.</w:t>
        </w:r>
      </w:ins>
    </w:p>
    <w:p>
      <w:ins w:id="17" w:author="J.T. Menchaca" w:date="2026-05-13T17:30:09Z" w16du:dateUtc="2026-05-13T17:30:09Z">
        <w:r>
          <w:rPr>
            <w:b/>
            <w:bCs/>
          </w:rPr>
          <w:t xml:space="preserve">John Thomas Menchaca: </w:t>
        </w:r>
        <w:r>
          <w:rPr/>
          <w:t>Conceptualization, Data curation, Formal analysis, Investigation, Methodology, Project administration, Software, Validation, Visualization, Writing – original draft, Writing – review &amp; editing.</w:t>
        </w:r>
      </w:ins>
    </w:p>
    <w:p>
      <w:ins w:id="18" w:author="J.T. Menchaca" w:date="2026-05-13T17:30:09Z" w16du:dateUtc="2026-05-13T17:30:09Z">
        <w:r>
          <w:rPr>
            <w:b/>
            <w:bCs/>
          </w:rPr>
          <w:t xml:space="preserve">Kensaku Kawamoto: </w:t>
        </w:r>
        <w:r>
          <w:rPr/>
          <w:t>Resources, Supervision, Writing – review &amp; editing.</w:t>
        </w:r>
      </w:ins>
    </w:p>
    <w:bookmarkEnd w:id="9"/>
    <w:bookmarkStart w:id="10" w:name="funding"/>
    <w:p>
      <w:pPr>
        <w:pStyle w:val="Heading2"/>
      </w:pPr>
      <w:r>
        <w:t xml:space="preserve">Funding</w:t>
      </w:r>
    </w:p>
    <w:bookmarkEnd w:id="10"/>
    <w:bookmarkStart w:id="11" w:name="credit-author-contributions"/>
    <w:p>
      <w:pPr>
        <w:pStyle w:val="Heading2"/>
      </w:pPr>
      <w:r>
        <w:t xml:space="preserve">CRediT Author Contributions</w:t>
      </w:r>
    </w:p>
    <w:bookmarkEnd w:id="11"/>
    <w:bookmarkStart w:id="12" w:name="ai-disclosure"/>
    <w:p>
      <w:pPr>
        <w:pStyle w:val="Heading2"/>
      </w:pPr>
      <w:r>
        <w:t xml:space="preserve">AI Disclosure</w:t>
      </w:r>
    </w:p>
    <w:p>
      <w:ins w:id="19" w:author="J.T. Menchaca" w:date="2026-05-13T17:32:04Z" w16du:dateUtc="2026-05-13T17:32:04Z">
        <w:r>
          <w:t>AI-assisted tools (Anthropic Claude, OpenAI ChatGPT) were used throughout the project for code development, data processing, and manuscript drafting. All scientific content, study design, analysis decisions, and interpretations were made by the authors, who take full responsibility for the work.</w:t>
        </w:r>
      </w:ins>
    </w:p>
    <w:bookmarkEnd w:id="12"/>
    <w:bookmarkStart w:id="13" w:name="acknowledgments"/>
    <w:p>
      <w:pPr>
        <w:pStyle w:val="Heading2"/>
      </w:pPr>
      <w:r>
        <w:t xml:space="preserve">Acknowledgments</w:t>
      </w:r>
    </w:p>
    <w:bookmarkEnd w:id="13"/>
    <w:bookmarkEnd w:id="14"/>
    <w:sectPr>
      <w:pgSz w:w="12240" w:h="15840"/>
      <w:pgMar w:top="1440" w:right="1440" w:bottom="1440" w:left="1440" w:header="720" w:footer="720" w:gutter="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hAnsi="Arial" w:cs="Arial" w:eastAsia="Arial"/>
        <w:sz w:val="22"/>
        <w:szCs w:val="22"/>
        <w:lang w:bidi="ar-SA" w:eastAsia="en-US" w:val="en-US"/>
      </w:rPr>
    </w:rPrDefault>
    <w:pPrDefault>
      <w:pPr>
        <w:spacing w:after="0"/>
      </w:pPr>
    </w:pPrDefault>
  </w:docDefaults>
  <w:latentStyles w:count="276" w:defLockedState="0" w:defQFormat="0" w:defSemiHidden="0" w:defUIPriority="0" w:defUnhideWhenUsed="0"/>
  <w:style w:default="1" w:styleId="Normal" w:type="paragraph">
    <w:name w:val="Normal"/>
    <w:qFormat/>
    <w:pPr>
      <w:spacing w:before="0" w:after="120" w:line="240" w:lineRule="auto"/>
    </w:pPr>
    <w:rPr>
      <w:rFonts w:ascii="Arial" w:hAnsi="Arial" w:cs="Arial" w:eastAsia="Arial"/>
      <w:sz w:val="22"/>
      <w:szCs w:val="22"/>
    </w:rPr>
  </w:style>
  <w:style w:styleId="BodyText" w:type="paragraph">
    <w:name w:val="Body Text"/>
    <w:basedOn w:val="Normal"/>
    <w:link w:val="BodyTextChar"/>
    <w:qFormat/>
    <w:pPr>
      <w:spacing w:before="0" w:after="120" w:line="240" w:lineRule="auto"/>
    </w:pPr>
    <w:rPr>
      <w:rFonts w:ascii="Arial" w:hAnsi="Arial" w:cs="Arial" w:eastAsia="Arial"/>
      <w:sz w:val="22"/>
      <w:szCs w:val="22"/>
    </w:rPr>
  </w:style>
  <w:style w:customStyle="1" w:styleId="FirstParagraph" w:type="paragraph">
    <w:name w:val="First Paragraph"/>
    <w:basedOn w:val="BodyText"/>
    <w:next w:val="BodyText"/>
    <w:qFormat/>
    <w:pPr>
      <w:spacing w:before="0" w:after="120" w:line="240" w:lineRule="auto"/>
    </w:pPr>
    <w:rPr>
      <w:rFonts w:ascii="Arial" w:hAnsi="Arial" w:cs="Arial" w:eastAsia="Arial"/>
      <w:sz w:val="22"/>
      <w:szCs w:val="22"/>
    </w:rPr>
  </w:style>
  <w:style w:customStyle="1" w:styleId="Compact" w:type="paragraph">
    <w:name w:val="Compact"/>
    <w:basedOn w:val="BodyText"/>
    <w:qFormat/>
    <w:pPr>
      <w:spacing w:before="40" w:after="40" w:line="240" w:lineRule="auto"/>
    </w:pPr>
    <w:rPr>
      <w:rFonts w:ascii="Arial" w:hAnsi="Arial" w:cs="Arial" w:eastAsia="Arial"/>
      <w:sz w:val="22"/>
      <w:szCs w:val="22"/>
    </w:rPr>
  </w:style>
  <w:style w:styleId="Title" w:type="paragraph">
    <w:name w:val="Title"/>
    <w:basedOn w:val="Normal"/>
    <w:next w:val="BodyText"/>
    <w:link w:val="TitleChar"/>
    <w:uiPriority w:val="10"/>
    <w:qFormat/>
    <w:rsid w:val="00A10FD9"/>
    <w:pPr>
      <w:spacing w:before="0" w:after="240" w:line="240" w:lineRule="auto"/>
      <w:contextualSpacing/>
      <w:jc w:val="center"/>
    </w:pPr>
    <w:rPr>
      <w:rFonts w:ascii="Arial" w:hAnsi="Arial" w:cs="Arial" w:eastAsia="Arial"/>
      <w:b/>
      <w:bCs/>
      <w:sz w:val="48"/>
      <w:szCs w:val="4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Arial" w:hAnsi="Arial" w:cs="Arial" w:eastAsia="Arial"/>
      <w:i/>
      <w:iCs/>
      <w:sz w:val="28"/>
      <w:szCs w:val="28"/>
    </w:rPr>
  </w:style>
  <w:style w:customStyle="1" w:styleId="SubtitleChar" w:type="character">
    <w:name w:val="Subtitle Char"/>
    <w:basedOn w:val="DefaultParagraphFont"/>
    <w:link w:val="Subtitle"/>
    <w:uiPriority w:val="11"/>
    <w:rsid w:val="00A10FD9"/>
    <w:rPr>
      <w:rFonts w:cstheme="majorBidi" w:eastAsiaTheme="majorEastAsia"/>
      <w:color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pPr>
      <w:spacing w:before="0" w:after="120" w:line="240" w:lineRule="auto"/>
    </w:pPr>
    <w:rPr>
      <w:rFonts w:ascii="Arial" w:hAnsi="Arial" w:cs="Arial" w:eastAsia="Arial"/>
      <w:sz w:val="20"/>
      <w:szCs w:val="20"/>
    </w:rPr>
  </w:style>
  <w:style w:styleId="Heading1" w:type="paragraph">
    <w:name w:val="heading 1"/>
    <w:basedOn w:val="Normal"/>
    <w:next w:val="BodyText"/>
    <w:link w:val="Heading1Char"/>
    <w:uiPriority w:val="9"/>
    <w:qFormat/>
    <w:rsid w:val="00A10FD9"/>
    <w:pPr>
      <w:keepNext/>
      <w:keepLines/>
      <w:spacing w:before="240" w:after="120" w:line="240" w:lineRule="auto"/>
      <w:outlineLvl w:val="0"/>
    </w:pPr>
    <w:rPr>
      <w:rFonts w:ascii="Arial" w:hAnsi="Arial" w:cs="Arial" w:eastAsia="Arial"/>
      <w:b/>
      <w:bCs/>
      <w:sz w:val="28"/>
      <w:szCs w:val="28"/>
    </w:rPr>
  </w:style>
  <w:style w:styleId="Heading2" w:type="paragraph">
    <w:name w:val="heading 2"/>
    <w:basedOn w:val="Normal"/>
    <w:next w:val="BodyText"/>
    <w:link w:val="Heading2Char"/>
    <w:uiPriority w:val="9"/>
    <w:semiHidden/>
    <w:unhideWhenUsed/>
    <w:qFormat/>
    <w:rsid w:val="00A10FD9"/>
    <w:pPr>
      <w:keepNext/>
      <w:keepLines/>
      <w:spacing w:before="200" w:after="80" w:line="240" w:lineRule="auto"/>
      <w:outlineLvl w:val="1"/>
    </w:pPr>
    <w:rPr>
      <w:rFonts w:ascii="Arial" w:hAnsi="Arial" w:cs="Arial" w:eastAsia="Arial"/>
      <w:b/>
      <w:bCs/>
      <w:sz w:val="26"/>
      <w:szCs w:val="26"/>
    </w:rPr>
  </w:style>
  <w:style w:styleId="Heading3" w:type="paragraph">
    <w:name w:val="heading 3"/>
    <w:basedOn w:val="Normal"/>
    <w:next w:val="BodyText"/>
    <w:link w:val="Heading3Char"/>
    <w:uiPriority w:val="9"/>
    <w:semiHidden/>
    <w:unhideWhenUsed/>
    <w:qFormat/>
    <w:rsid w:val="00A10FD9"/>
    <w:pPr>
      <w:keepNext/>
      <w:keepLines/>
      <w:spacing w:before="160" w:after="80" w:line="240" w:lineRule="auto"/>
      <w:outlineLvl w:val="2"/>
    </w:pPr>
    <w:rPr>
      <w:rFonts w:ascii="Arial" w:hAnsi="Arial" w:cs="Arial" w:eastAsia="Arial"/>
      <w:b/>
      <w:bCs/>
      <w:sz w:val="24"/>
      <w:szCs w:val="24"/>
    </w:rPr>
  </w:style>
  <w:style w:styleId="Heading4" w:type="paragraph">
    <w:name w:val="heading 4"/>
    <w:basedOn w:val="Normal"/>
    <w:next w:val="BodyText"/>
    <w:link w:val="Heading4Char"/>
    <w:uiPriority w:val="9"/>
    <w:semiHidden/>
    <w:unhideWhenUsed/>
    <w:qFormat/>
    <w:rsid w:val="00A10FD9"/>
    <w:pPr>
      <w:keepNext/>
      <w:keepLines/>
      <w:spacing w:before="120" w:after="40" w:line="240" w:lineRule="auto"/>
      <w:outlineLvl w:val="3"/>
    </w:pPr>
    <w:rPr>
      <w:rFonts w:ascii="Arial" w:hAnsi="Arial" w:cs="Arial" w:eastAsia="Arial"/>
      <w:b/>
      <w:bCs/>
      <w:sz w:val="22"/>
      <w:szCs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before="120" w:after="120" w:line="240" w:lineRule="auto"/>
      <w:ind w:firstLine="0" w:left="480" w:right="480"/>
    </w:pPr>
    <w:rPr>
      <w:rFonts w:ascii="Arial" w:hAnsi="Arial" w:cs="Arial" w:eastAsia="Arial"/>
      <w:sz w:val="22"/>
      <w:szCs w:val="22"/>
    </w:rPr>
  </w:style>
  <w:style w:styleId="FootnoteText" w:type="paragraph">
    <w:name w:val="Footnote Text"/>
    <w:basedOn w:val="Normal"/>
    <w:next w:val="FootnoteText"/>
    <w:uiPriority w:val="9"/>
    <w:unhideWhenUsed/>
    <w:qFormat/>
    <w:pPr>
      <w:spacing w:before="0" w:after="0" w:line="240" w:lineRule="auto"/>
    </w:pPr>
    <w:rPr>
      <w:rFonts w:ascii="Arial" w:hAnsi="Arial" w:cs="Arial" w:eastAsia="Arial"/>
      <w:sz w:val="18"/>
      <w:szCs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2026-05-13T17:17:23Z</dcterms:created>
  <dcterms:modified xsi:type="dcterms:W3CDTF">2026-05-13T17:17:23Z</dcterms:modified>
</cp:coreProperties>
</file>

<file path=docProps/custom.xml><?xml version="1.0" encoding="utf-8"?>
<Properties xmlns="http://schemas.openxmlformats.org/officeDocument/2006/custom-properties" xmlns:vt="http://schemas.openxmlformats.org/officeDocument/2006/docPropsVTypes"/>
</file>