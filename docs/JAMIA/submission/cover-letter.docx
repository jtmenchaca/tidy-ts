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6du="http://schemas.microsoft.com/office/word/2023/wordml/word16du">
  <w:body>
    <w:bookmarkStart w:id="15" w:name="cover-letter"/>
    <w:p>
      <w:pPr>
        <w:pStyle w:val="Heading1"/>
      </w:pPr>
      <w:r>
        <w:t xml:space="preserve">Cover Letter</w:t>
      </w:r>
    </w:p>
    <w:bookmarkStart w:id="9" w:name="to-the-editor"/>
    <w:p>
      <w:pPr>
        <w:pStyle w:val="Heading2"/>
      </w:pPr>
      <w:r>
        <w:t xml:space="preserve">To the Editor</w:t>
      </w:r>
    </w:p>
    <w:p>
      <w:pPr>
        <w:pStyle w:val="FirstParagraph"/>
      </w:pPr>
      <w:r>
        <w:t xml:space="preserve">Dear Editor,</w:t>
      </w:r>
    </w:p>
    <w:p>
      <w:pPr>
        <w:pStyle w:val="BodyText"/>
      </w:pPr>
      <w:r>
        <w:t>We submit for your consideration the enclosed manuscript,</w:t>
      </w:r>
      <w:r>
        <w:t xml:space="preserve"> </w:t>
      </w:r>
      <w:r>
        <w:t>“Detecting Clinical Data Errors Before the Code Runs: Design and Evaluation of a TypeScript Data</w:t>
      </w:r>
      <w:del w:id="23" w:author="J.T. Menchaca" w:date="2026-05-19T00:05:34Z" w16du:dateUtc="2026-05-19T00:05:34Z">
        <w:r>
          <w:rPr/>
          <w:delText>fr</w:delText>
        </w:r>
      </w:del>
      <w:ins w:id="26" w:author="J.T. Menchaca" w:date="2026-05-19T00:05:34Z" w16du:dateUtc="2026-05-19T00:05:34Z">
        <w:r>
          <w:rPr/>
          <w:t xml:space="preserve"> An</w:t>
        </w:r>
      </w:ins>
      <w:r>
        <w:t>a</w:t>
      </w:r>
      <w:del w:id="24" w:author="J.T. Menchaca" w:date="2026-05-19T00:05:34Z" w16du:dateUtc="2026-05-19T00:05:34Z">
        <w:r>
          <w:rPr/>
          <w:delText>me</w:delText>
        </w:r>
      </w:del>
      <w:ins w:id="27" w:author="J.T. Menchaca" w:date="2026-05-19T00:05:34Z" w16du:dateUtc="2026-05-19T00:05:34Z">
        <w:r>
          <w:rPr/>
          <w:t>lysis</w:t>
        </w:r>
      </w:ins>
      <w:r>
        <w:t xml:space="preserve"> Framework,”</w:t>
      </w:r>
      <w:r>
        <w:t xml:space="preserve"> </w:t>
      </w:r>
      <w:r>
        <w:t>for publication in the Journal of the American Medical Informatics Association as a Research and Applications article.</w:t>
      </w:r>
    </w:p>
    <w:bookmarkEnd w:id="9"/>
    <w:bookmarkStart w:id="10" w:name="summary"/>
    <w:p>
      <w:pPr>
        <w:pStyle w:val="Heading2"/>
      </w:pPr>
      <w:r>
        <w:t xml:space="preserve">Summary</w:t>
      </w:r>
    </w:p>
    <w:p>
      <w:del w:id="25" w:author="J.T. Menchaca" w:date="2026-05-19T00:05:34Z" w16du:dateUtc="2026-05-19T00:05:34Z">
        <w:r>
          <w:rPr/>
          <w:delText>All 30 o</w:delText>
        </w:r>
      </w:del>
      <w:del w:id="26" w:author="J.T. Menchaca" w:date="2026-05-19T00:05:34Z" w16du:dateUtc="2026-05-19T00:05:34Z">
        <w:r>
          <w:rPr/>
          <w:delText>,</w:delText>
        </w:r>
      </w:del>
      <w:del w:id="27" w:author="J.T. Menchaca" w:date="2026-05-19T00:05:34Z" w16du:dateUtc="2026-05-19T00:05:34Z">
        <w:r>
          <w:rPr/>
          <w:delText>7 of 30</w:delText>
        </w:r>
      </w:del>
      <w:r>
        <w:t>This paper presents Tidy-TS, a TypeScript framework for clinical data analysis that catches common data processing errors before the code runs. We evaluated the framework with a comparison suite of 65</w:t>
      </w:r>
      <w:del w:id="49" w:author="J.T. Menchaca" w:date="2026-05-19T16:39:17Z" w16du:dateUtc="2026-05-19T16:39:17Z">
        <w:r>
          <w:rPr/>
          <w:delText xml:space="preserve"> intentional error</w:delText>
        </w:r>
      </w:del>
      <w:del w:id="29" w:author="J.T. Menchaca" w:date="2026-05-19T16:18:30Z" w16du:dateUtc="2026-05-19T16:18:30Z">
        <w:r>
          <w:rPr/>
          <w:delText xml:space="preserve"> detection</w:delText>
        </w:r>
      </w:del>
      <w:del w:id="30" w:author="J.T. Menchaca" w:date="2026-05-19T16:18:30Z" w16du:dateUtc="2026-05-19T16:18:30Z">
        <w:r>
          <w:rPr/>
          <w:delText xml:space="preserve">for errors that produce plausible but </w:delText>
        </w:r>
      </w:del>
      <w:del w:id="31" w:author="J.T. Menchaca" w:date="2026-05-19T16:18:30Z" w16du:dateUtc="2026-05-19T16:18:30Z">
        <w:r>
          <w:rPr/>
          <w:delText xml:space="preserve">correct output. </w:delText>
        </w:r>
      </w:del>
      <w:del w:id="32" w:author="J.T. Menchaca" w:date="2026-05-19T16:18:30Z" w16du:dateUtc="2026-05-19T16:18:30Z">
        <w:r>
          <w:rPr/>
          <w:delText>O</w:delText>
        </w:r>
      </w:del>
      <w:del w:id="33" w:author="J.T. Menchaca" w:date="2026-05-19T16:18:30Z" w16du:dateUtc="2026-05-19T16:18:30Z">
        <w:r>
          <w:rPr/>
          <w:delText>f</w:delText>
        </w:r>
      </w:del>
      <w:del w:id="34" w:author="J.T. Menchaca" w:date="2026-05-19T16:18:30Z" w16du:dateUtc="2026-05-19T16:18:30Z">
        <w:r>
          <w:rPr/>
          <w:delText>29</w:delText>
        </w:r>
      </w:del>
      <w:del w:id="35" w:author="J.T. Menchaca" w:date="2026-05-19T16:18:30Z" w16du:dateUtc="2026-05-19T16:18:30Z">
        <w:r>
          <w:rPr/>
          <w:delText>igh-</w:delText>
        </w:r>
      </w:del>
      <w:del w:id="36" w:author="J.T. Menchaca" w:date="2026-05-19T16:18:30Z" w16du:dateUtc="2026-05-19T16:18:30Z">
        <w:r>
          <w:rPr/>
          <w:delText>se</w:delText>
        </w:r>
      </w:del>
      <w:del w:id="37" w:author="J.T. Menchaca" w:date="2026-05-19T16:18:30Z" w16du:dateUtc="2026-05-19T16:18:30Z">
        <w:r>
          <w:rPr/>
          <w:delText>v</w:delText>
        </w:r>
      </w:del>
      <w:del w:id="38" w:author="J.T. Menchaca" w:date="2026-05-19T16:18:30Z" w16du:dateUtc="2026-05-19T16:18:30Z">
        <w:r>
          <w:rPr/>
          <w:delText>ity</w:delText>
        </w:r>
      </w:del>
      <w:del w:id="39" w:author="J.T. Menchaca" w:date="2026-05-19T16:18:30Z" w16du:dateUtc="2026-05-19T16:18:30Z">
        <w:r>
          <w:rPr/>
          <w:delText xml:space="preserve"> in this group, 28</w:delText>
        </w:r>
      </w:del>
      <w:del w:id="40" w:author="J.T. Menchaca" w:date="2026-05-19T16:18:30Z" w16du:dateUtc="2026-05-19T16:18:30Z">
        <w:r>
          <w:rPr/>
          <w:delText>2</w:delText>
        </w:r>
      </w:del>
      <w:del w:id="41" w:author="J.T. Menchaca" w:date="2026-05-19T16:18:30Z" w16du:dateUtc="2026-05-19T16:18:30Z">
        <w:r>
          <w:rPr/>
          <w:delText>4</w:delText>
        </w:r>
      </w:del>
      <w:del w:id="42" w:author="J.T. Menchaca" w:date="2026-05-19T16:18:30Z" w16du:dateUtc="2026-05-19T16:18:30Z">
        <w:r>
          <w:rPr/>
          <w:delText xml:space="preserve"> from published Stack Overflow and GitHub data analytics code, labeled with Type Mismatch as the root cause</w:delText>
        </w:r>
      </w:del>
      <w:del w:id="43" w:author="J.T. Menchaca" w:date="2026-05-19T16:18:30Z" w16du:dateUtc="2026-05-19T16:18:30Z">
        <w:r>
          <w:rPr/>
          <w:delText>;</w:delText>
        </w:r>
      </w:del>
      <w:del w:id="44" w:author="J.T. Menchaca" w:date="2026-05-19T16:18:30Z" w16du:dateUtc="2026-05-19T16:18:30Z">
        <w:r>
          <w:rPr/>
          <w:delText>of</w:delText>
        </w:r>
      </w:del>
      <w:del w:id="45" w:author="J.T. Menchaca" w:date="2026-05-19T16:18:30Z" w16du:dateUtc="2026-05-19T16:18:30Z">
        <w:r>
          <w:rPr/>
          <w:delText>he</w:delText>
        </w:r>
      </w:del>
      <w:del w:id="46" w:author="J.T. Menchaca" w:date="2026-05-19T16:18:30Z" w16du:dateUtc="2026-05-19T16:18:30Z">
        <w:r>
          <w:rPr/>
          <w:delText>, all 79 were caught by the Tidy-TS compiler</w:delText>
        </w:r>
      </w:del>
      <w:del w:id="47" w:author="J.T. Menchaca" w:date="2026-05-19T16:18:30Z" w16du:dateUtc="2026-05-19T16:18:30Z">
        <w:r>
          <w:rPr/>
          <w:delText>s, and all equivalent implementation</w:delText>
        </w:r>
      </w:del>
      <w:r>
        <w:t xml:space="preserve"> scenarios, with equivalent implementations in Python (pandas) and R (tidyverse). Tidy-TS caught 62 of 65 errors at compile time and the remaining 3 through validation</w:t>
      </w:r>
      <w:ins w:id="28" w:author="J.T. Menchaca" w:date="2026-05-19T00:05:34Z" w16du:dateUtc="2026-05-19T00:05:34Z">
        <w:r>
          <w:rPr/>
          <w:t xml:space="preserve"> when the data was first loaded</w:t>
        </w:r>
      </w:ins>
      <w:r>
        <w:t xml:space="preserve">. </w:t>
      </w:r>
      <w:ins w:id="34" w:author="J.T. Menchaca" w:date="2026-05-19T16:18:30Z" w16du:dateUtc="2026-05-19T16:18:30Z">
        <w:r>
          <w:rPr/>
          <w:t xml:space="preserve">Pandas continued silently on 39 of 65 scenarios and tidyverse on 32. </w:t>
        </w:r>
      </w:ins>
      <w:r>
        <w:t>The</w:t>
      </w:r>
      <w:r>
        <w:t xml:space="preserve"> gap was largest </w:t>
      </w:r>
      <w:r>
        <w:t>in</w:t>
      </w:r>
      <w:r>
        <w:t xml:space="preserve"> the</w:t>
      </w:r>
      <w:ins w:id="30" w:author="J.T. Menchaca" w:date="2026-05-19T00:05:34Z" w16du:dateUtc="2026-05-19T00:05:34Z">
        <w:r>
          <w:rPr/>
          <w:t xml:space="preserve"> </w:t>
        </w:r>
      </w:ins>
      <w:ins w:id="35" w:author="J.T. Menchaca" w:date="2026-05-19T16:18:30Z" w16du:dateUtc="2026-05-19T16:18:30Z">
        <w:r>
          <w:rPr/>
          <w:t>missing</w:t>
        </w:r>
      </w:ins>
      <w:ins w:id="30" w:author="J.T. Menchaca" w:date="2026-05-19T00:05:34Z" w16du:dateUtc="2026-05-19T00:05:34Z">
        <w:r>
          <w:rPr/>
          <w:t xml:space="preserve"> </w:t>
        </w:r>
      </w:ins>
      <w:ins w:id="36" w:author="J.T. Menchaca" w:date="2026-05-19T16:18:30Z" w16du:dateUtc="2026-05-19T16:18:30Z">
        <w:r>
          <w:rPr/>
          <w:t>value category, w</w:t>
        </w:r>
      </w:ins>
      <w:ins w:id="30" w:author="J.T. Menchaca" w:date="2026-05-19T00:05:34Z" w16du:dateUtc="2026-05-19T00:05:34Z">
        <w:r>
          <w:rPr/>
          <w:t>h</w:t>
        </w:r>
      </w:ins>
      <w:ins w:id="31" w:author="J.T. Menchaca" w:date="2026-05-19T00:05:34Z" w16du:dateUtc="2026-05-19T00:05:34Z">
        <w:r>
          <w:rPr/>
          <w:t>er</w:t>
        </w:r>
      </w:ins>
      <w:ins w:id="37" w:author="J.T. Menchaca" w:date="2026-05-19T16:18:30Z" w16du:dateUtc="2026-05-19T16:18:30Z">
        <w:r>
          <w:rPr/>
          <w:t>e all 17</w:t>
        </w:r>
      </w:ins>
      <w:ins w:id="31" w:author="J.T. Menchaca" w:date="2026-05-19T00:05:34Z" w16du:dateUtc="2026-05-19T00:05:34Z">
        <w:r>
          <w:rPr/>
          <w:t xml:space="preserve"> scenarios</w:t>
        </w:r>
      </w:ins>
      <w:r>
        <w:t xml:space="preserve"> continued silently in pandas</w:t>
      </w:r>
      <w:r>
        <w:t xml:space="preserve"> and </w:t>
      </w:r>
      <w:ins w:id="38" w:author="J.T. Menchaca" w:date="2026-05-19T16:18:30Z" w16du:dateUtc="2026-05-19T16:18:30Z">
        <w:r>
          <w:rPr/>
          <w:t>15 of 17</w:t>
        </w:r>
      </w:ins>
      <w:r>
        <w:t xml:space="preserve"> in tidyverse. None continued silently in Tidy-TS. </w:t>
      </w:r>
      <w:ins w:id="33" w:author="J.T. Menchaca" w:date="2026-05-19T00:09:06Z" w16du:dateUtc="2026-05-19T00:09:06Z">
        <w:r>
          <w:rPr/>
          <w:t xml:space="preserve">We also evaluated Tidy-TS against an independent collection of </w:t>
        </w:r>
      </w:ins>
      <w:ins w:id="39" w:author="J.T. Menchaca" w:date="2026-05-19T16:18:30Z" w16du:dateUtc="2026-05-19T16:18:30Z">
        <w:r>
          <w:rPr/>
          <w:t xml:space="preserve">164 published </w:t>
        </w:r>
      </w:ins>
      <w:ins w:id="33" w:author="J.T. Menchaca" w:date="2026-05-19T00:09:06Z" w16du:dateUtc="2026-05-19T00:09:06Z">
        <w:r>
          <w:rPr/>
          <w:t>Python and R bugs</w:t>
        </w:r>
      </w:ins>
      <w:ins w:id="33" w:author="J.T. Menchaca" w:date="2026-05-19T00:09:06Z" w16du:dateUtc="2026-05-19T00:09:06Z">
        <w:r>
          <w:rPr/>
          <w:t xml:space="preserve"> (Ahmed et al., 2023)</w:t>
        </w:r>
      </w:ins>
      <w:ins w:id="40" w:author="J.T. Menchaca" w:date="2026-05-19T16:18:30Z" w16du:dateUtc="2026-05-19T16:18:30Z">
        <w:r>
          <w:rPr/>
          <w:t>.</w:t>
        </w:r>
      </w:ins>
      <w:ins w:id="33" w:author="J.T. Menchaca" w:date="2026-05-19T00:09:06Z" w16du:dateUtc="2026-05-19T00:09:06Z">
        <w:r>
          <w:rPr/>
          <w:t xml:space="preserve"> </w:t>
        </w:r>
      </w:ins>
      <w:ins w:id="41" w:author="J.T. Menchaca" w:date="2026-05-19T16:18:30Z" w16du:dateUtc="2026-05-19T16:18:30Z">
        <w:r>
          <w:rPr/>
          <w:t>Tidy-TS</w:t>
        </w:r>
      </w:ins>
      <w:ins w:id="33" w:author="J.T. Menchaca" w:date="2026-05-19T00:09:06Z" w16du:dateUtc="2026-05-19T00:09:06Z">
        <w:r>
          <w:rPr/>
          <w:t xml:space="preserve"> </w:t>
        </w:r>
      </w:ins>
      <w:ins w:id="42" w:author="J.T. Menchaca" w:date="2026-05-19T16:18:30Z" w16du:dateUtc="2026-05-19T16:18:30Z">
        <w:r>
          <w:rPr/>
          <w:t>caugh</w:t>
        </w:r>
      </w:ins>
      <w:ins w:id="33" w:author="J.T. Menchaca" w:date="2026-05-19T00:09:06Z" w16du:dateUtc="2026-05-19T00:09:06Z">
        <w:r>
          <w:rPr/>
          <w:t>t</w:t>
        </w:r>
      </w:ins>
      <w:ins w:id="43" w:author="J.T. Menchaca" w:date="2026-05-19T16:18:30Z" w16du:dateUtc="2026-05-19T16:18:30Z">
        <w:r>
          <w:rPr/>
          <w:t xml:space="preserve"> all</w:t>
        </w:r>
      </w:ins>
      <w:ins w:id="33" w:author="J.T. Menchaca" w:date="2026-05-19T00:09:06Z" w16du:dateUtc="2026-05-19T00:09:06Z">
        <w:r>
          <w:rPr/>
          <w:t xml:space="preserve"> 79 bugs that met our inclusion rules</w:t>
        </w:r>
      </w:ins>
      <w:ins w:id="33" w:author="J.T. Menchaca" w:date="2026-05-19T00:09:06Z" w16du:dateUtc="2026-05-19T00:09:06Z">
        <w:r>
          <w:rPr/>
          <w:t xml:space="preserve"> before the code ran. </w:t>
        </w:r>
      </w:ins>
      <w:r>
        <w:t xml:space="preserve">The framework, comparison suite, </w:t>
      </w:r>
      <w:ins w:id="44" w:author="J.T. Menchaca" w:date="2026-05-19T16:18:30Z" w16du:dateUtc="2026-05-19T16:18:30Z">
        <w:r>
          <w:rPr/>
          <w:t xml:space="preserve">and </w:t>
        </w:r>
      </w:ins>
      <w:r>
        <w:t>sample dataset</w:t>
      </w:r>
      <w:r>
        <w:t>s are publicly available at https://github.com/jtmenchaca/tidy-ts.</w:t>
      </w:r>
    </w:p>
    <w:bookmarkEnd w:id="10"/>
    <w:bookmarkStart w:id="11" w:name="related-papers"/>
    <w:p>
      <w:pPr>
        <w:pStyle w:val="Heading2"/>
      </w:pPr>
      <w:r>
        <w:t xml:space="preserve">Related Papers</w:t>
      </w:r>
    </w:p>
    <w:p>
      <w:pPr>
        <w:pStyle w:val="Compact"/>
        <w:numPr>
          <w:ilvl w:val="0"/>
          <w:numId w:val="1001"/>
        </w:numPr>
      </w:pPr>
      <w:r>
        <w:t xml:space="preserve">None.</w:t>
      </w:r>
    </w:p>
    <w:bookmarkEnd w:id="11"/>
    <w:bookmarkStart w:id="12" w:name="previous-reviews"/>
    <w:p>
      <w:pPr>
        <w:pStyle w:val="Heading2"/>
      </w:pPr>
      <w:r>
        <w:t xml:space="preserve">Previous Reviews</w:t>
      </w:r>
    </w:p>
    <w:p>
      <w:pPr>
        <w:pStyle w:val="Compact"/>
        <w:numPr>
          <w:ilvl w:val="0"/>
          <w:numId w:val="1002"/>
        </w:numPr>
      </w:pPr>
      <w:r>
        <w:t xml:space="preserve">None.</w:t>
      </w:r>
    </w:p>
    <w:bookmarkEnd w:id="12"/>
    <w:bookmarkStart w:id="13" w:name="ai-disclosure"/>
    <w:p>
      <w:pPr>
        <w:pStyle w:val="Heading2"/>
      </w:pPr>
      <w:r>
        <w:t xml:space="preserve">AI Disclosure</w:t>
      </w:r>
    </w:p>
    <w:p>
      <w:ins w:id="25" w:author="J.T. Menchaca" w:date="2026-05-13T17:32:06Z" w16du:dateUtc="2026-05-13T17:32:06Z">
        <w:r>
          <w:t>AI-assisted tools (Anthropic Claude, OpenAI ChatGPT) were used throughout the project for code development, data processing, and manuscript drafting. All scientific content, study design, analysis decisions, and interpretations were made by the authors, who take full responsibility for the work.</w:t>
        </w:r>
      </w:ins>
    </w:p>
    <w:bookmarkEnd w:id="13"/>
    <w:bookmarkStart w:id="14" w:name="corresponding-author"/>
    <w:p>
      <w:pPr>
        <w:pStyle w:val="Heading2"/>
      </w:pPr>
      <w:r>
        <w:t xml:space="preserve">Corresponding Author</w:t>
      </w:r>
    </w:p>
    <w:p>
      <w:pPr>
        <w:pStyle w:val="Compact"/>
        <w:numPr>
          <w:ilvl w:val="0"/>
          <w:numId w:val="1003"/>
        </w:numPr>
      </w:pPr>
      <w:r>
        <w:t>Name:</w:t>
      </w:r>
      <w:ins w:id="16" w:author="J.T. Menchaca" w:date="2026-05-13T17:24:49Z" w16du:dateUtc="2026-05-13T17:24:49Z">
        <w:r>
          <w:rPr/>
          <w:t xml:space="preserve"> John Thomas Menchaca, MD</w:t>
        </w:r>
      </w:ins>
    </w:p>
    <w:p>
      <w:pPr>
        <w:pStyle w:val="Compact"/>
        <w:numPr>
          <w:ilvl w:val="0"/>
          <w:numId w:val="1003"/>
        </w:numPr>
      </w:pPr>
      <w:r>
        <w:t>Email:</w:t>
      </w:r>
      <w:ins w:id="17" w:author="J.T. Menchaca" w:date="2026-05-13T17:24:49Z" w16du:dateUtc="2026-05-13T17:24:49Z">
        <w:r>
          <w:rPr/>
          <w:t xml:space="preserve"> j</w:t>
        </w:r>
      </w:ins>
      <w:ins w:id="19" w:author="J.T. Menchaca" w:date="2026-05-13T17:28:28Z" w16du:dateUtc="2026-05-13T17:28:28Z">
        <w:r>
          <w:rPr/>
          <w:t>ohn.</w:t>
        </w:r>
      </w:ins>
      <w:ins w:id="17" w:author="J.T. Menchaca" w:date="2026-05-13T17:24:49Z" w16du:dateUtc="2026-05-13T17:24:49Z">
        <w:r>
          <w:rPr/>
          <w:t>t</w:t>
        </w:r>
      </w:ins>
      <w:ins w:id="20" w:author="J.T. Menchaca" w:date="2026-05-13T17:28:28Z" w16du:dateUtc="2026-05-13T17:28:28Z">
        <w:r>
          <w:rPr/>
          <w:t>homas</w:t>
        </w:r>
      </w:ins>
      <w:ins w:id="17" w:author="J.T. Menchaca" w:date="2026-05-13T17:24:49Z" w16du:dateUtc="2026-05-13T17:24:49Z">
        <w:r>
          <w:rPr/>
          <w:t>.menchaca@</w:t>
        </w:r>
      </w:ins>
      <w:del w:id="17" w:author="J.T. Menchaca" w:date="2026-05-13T17:28:28Z" w16du:dateUtc="2026-05-13T17:28:28Z">
        <w:r>
          <w:rPr/>
          <w:delText>gm</w:delText>
        </w:r>
      </w:del>
      <w:ins w:id="21" w:author="J.T. Menchaca" w:date="2026-05-13T17:28:28Z" w16du:dateUtc="2026-05-13T17:28:28Z">
        <w:r>
          <w:rPr/>
          <w:t>ut</w:t>
        </w:r>
      </w:ins>
      <w:ins w:id="17" w:author="J.T. Menchaca" w:date="2026-05-13T17:24:49Z" w16du:dateUtc="2026-05-13T17:24:49Z">
        <w:r>
          <w:rPr/>
          <w:t>a</w:t>
        </w:r>
      </w:ins>
      <w:del w:id="18" w:author="J.T. Menchaca" w:date="2026-05-13T17:28:28Z" w16du:dateUtc="2026-05-13T17:28:28Z">
        <w:r>
          <w:rPr/>
          <w:delText>il</w:delText>
        </w:r>
      </w:del>
      <w:ins w:id="22" w:author="J.T. Menchaca" w:date="2026-05-13T17:28:28Z" w16du:dateUtc="2026-05-13T17:28:28Z">
        <w:r>
          <w:rPr/>
          <w:t>h</w:t>
        </w:r>
      </w:ins>
      <w:ins w:id="17" w:author="J.T. Menchaca" w:date="2026-05-13T17:24:49Z" w16du:dateUtc="2026-05-13T17:24:49Z">
        <w:r>
          <w:rPr/>
          <w:t>.</w:t>
        </w:r>
      </w:ins>
      <w:del w:id="19" w:author="J.T. Menchaca" w:date="2026-05-13T17:28:28Z" w16du:dateUtc="2026-05-13T17:28:28Z">
        <w:r>
          <w:rPr/>
          <w:delText>com</w:delText>
        </w:r>
      </w:del>
      <w:ins w:id="23" w:author="J.T. Menchaca" w:date="2026-05-13T17:28:28Z" w16du:dateUtc="2026-05-13T17:28:28Z">
        <w:r>
          <w:rPr/>
          <w:t>edu</w:t>
        </w:r>
      </w:ins>
    </w:p>
    <w:p>
      <w:pPr>
        <w:pStyle w:val="Compact"/>
        <w:numPr>
          <w:ilvl w:val="0"/>
          <w:numId w:val="1003"/>
        </w:numPr>
      </w:pPr>
      <w:r>
        <w:t>Telephone:</w:t>
      </w:r>
      <w:ins w:id="24" w:author="J.T. Menchaca" w:date="2026-05-13T17:28:28Z" w16du:dateUtc="2026-05-13T17:28:28Z">
        <w:r>
          <w:rPr/>
          <w:t xml:space="preserve"> 801.581.4080</w:t>
        </w:r>
      </w:ins>
    </w:p>
    <w:p>
      <w:pPr>
        <w:pStyle w:val="Compact"/>
        <w:numPr>
          <w:ilvl w:val="0"/>
          <w:numId w:val="1003"/>
        </w:numPr>
      </w:pPr>
      <w:r>
        <w:t>Postal address:</w:t>
      </w:r>
      <w:del w:id="20" w:author="J.T. Menchaca" w:date="2026-05-13T17:28:28Z" w16du:dateUtc="2026-05-13T17:28:28Z">
        <w:r>
          <w:rPr/>
          <w:delText xml:space="preserve"> University of Utah, Department of Biomedical Informatics,</w:delText>
        </w:r>
      </w:del>
      <w:ins w:id="18" w:author="J.T. Menchaca" w:date="2026-05-13T17:24:49Z" w16du:dateUtc="2026-05-13T17:24:49Z">
        <w:r>
          <w:rPr/>
          <w:t xml:space="preserve"> 421 Wakara Way, Suite 140, Salt Lake City, UT 84108</w:t>
        </w:r>
      </w:ins>
      <w:del w:id="21" w:author="J.T. Menchaca" w:date="2026-05-13T17:28:28Z" w16du:dateUtc="2026-05-13T17:28:28Z">
        <w:r>
          <w:rPr/>
          <w:delText>, USA</w:delText>
        </w:r>
      </w:del>
    </w:p>
    <w:bookmarkEnd w:id="14"/>
    <w:bookmarkEnd w:id="15"/>
    <w:sectPr>
      <w:pgSz w:w="12240" w:h="15840"/>
      <w:pgMar w:top="1440" w:right="1440" w:bottom="1440" w:left="144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2"/>
        <w:szCs w:val="22"/>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pPr>
      <w:spacing w:before="0" w:after="120" w:line="240" w:lineRule="auto"/>
    </w:pPr>
    <w:rPr>
      <w:rFonts w:ascii="Arial" w:hAnsi="Arial" w:cs="Arial" w:eastAsia="Arial"/>
      <w:sz w:val="22"/>
      <w:szCs w:val="22"/>
    </w:rPr>
  </w:style>
  <w:style w:styleId="BodyText" w:type="paragraph">
    <w:name w:val="Body Text"/>
    <w:basedOn w:val="Normal"/>
    <w:link w:val="BodyTextChar"/>
    <w:qFormat/>
    <w:pPr>
      <w:spacing w:before="0" w:after="120" w:line="240" w:lineRule="auto"/>
    </w:pPr>
    <w:rPr>
      <w:rFonts w:ascii="Arial" w:hAnsi="Arial" w:cs="Arial" w:eastAsia="Arial"/>
      <w:sz w:val="22"/>
      <w:szCs w:val="22"/>
    </w:rPr>
  </w:style>
  <w:style w:customStyle="1" w:styleId="FirstParagraph" w:type="paragraph">
    <w:name w:val="First Paragraph"/>
    <w:basedOn w:val="BodyText"/>
    <w:next w:val="BodyText"/>
    <w:qFormat/>
    <w:pPr>
      <w:spacing w:before="0" w:after="120" w:line="240" w:lineRule="auto"/>
    </w:pPr>
    <w:rPr>
      <w:rFonts w:ascii="Arial" w:hAnsi="Arial" w:cs="Arial" w:eastAsia="Arial"/>
      <w:sz w:val="22"/>
      <w:szCs w:val="22"/>
    </w:rPr>
  </w:style>
  <w:style w:customStyle="1" w:styleId="Compact" w:type="paragraph">
    <w:name w:val="Compact"/>
    <w:basedOn w:val="BodyText"/>
    <w:qFormat/>
    <w:pPr>
      <w:spacing w:before="40" w:after="40" w:line="240" w:lineRule="auto"/>
    </w:pPr>
    <w:rPr>
      <w:rFonts w:ascii="Arial" w:hAnsi="Arial" w:cs="Arial" w:eastAsia="Arial"/>
      <w:sz w:val="22"/>
      <w:szCs w:val="22"/>
    </w:rPr>
  </w:style>
  <w:style w:styleId="Title" w:type="paragraph">
    <w:name w:val="Title"/>
    <w:basedOn w:val="Normal"/>
    <w:next w:val="BodyText"/>
    <w:link w:val="TitleChar"/>
    <w:uiPriority w:val="10"/>
    <w:qFormat/>
    <w:rsid w:val="00A10FD9"/>
    <w:pPr>
      <w:spacing w:before="0" w:after="240" w:line="240" w:lineRule="auto"/>
      <w:contextualSpacing/>
      <w:jc w:val="center"/>
    </w:pPr>
    <w:rPr>
      <w:rFonts w:ascii="Arial" w:hAnsi="Arial" w:cs="Arial" w:eastAsia="Arial"/>
      <w:b/>
      <w:bCs/>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hAnsi="Arial" w:cs="Arial" w:eastAsia="Arial"/>
      <w:i/>
      <w:iCs/>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pPr>
      <w:spacing w:before="0" w:after="120" w:line="240" w:lineRule="auto"/>
    </w:pPr>
    <w:rPr>
      <w:rFonts w:ascii="Arial" w:hAnsi="Arial" w:cs="Arial" w:eastAsia="Arial"/>
      <w:sz w:val="20"/>
      <w:szCs w:val="20"/>
    </w:rPr>
  </w:style>
  <w:style w:styleId="Heading1" w:type="paragraph">
    <w:name w:val="heading 1"/>
    <w:basedOn w:val="Normal"/>
    <w:next w:val="BodyText"/>
    <w:link w:val="Heading1Char"/>
    <w:uiPriority w:val="9"/>
    <w:qFormat/>
    <w:rsid w:val="00A10FD9"/>
    <w:pPr>
      <w:keepNext/>
      <w:keepLines/>
      <w:spacing w:before="240" w:after="120" w:line="240" w:lineRule="auto"/>
      <w:outlineLvl w:val="0"/>
    </w:pPr>
    <w:rPr>
      <w:rFonts w:ascii="Arial" w:hAnsi="Arial" w:cs="Arial" w:eastAsia="Arial"/>
      <w:b/>
      <w:bCs/>
      <w:sz w:val="28"/>
      <w:szCs w:val="28"/>
    </w:rPr>
  </w:style>
  <w:style w:styleId="Heading2" w:type="paragraph">
    <w:name w:val="heading 2"/>
    <w:basedOn w:val="Normal"/>
    <w:next w:val="BodyText"/>
    <w:link w:val="Heading2Char"/>
    <w:uiPriority w:val="9"/>
    <w:semiHidden/>
    <w:unhideWhenUsed/>
    <w:qFormat/>
    <w:rsid w:val="00A10FD9"/>
    <w:pPr>
      <w:keepNext/>
      <w:keepLines/>
      <w:spacing w:before="200" w:after="80" w:line="240" w:lineRule="auto"/>
      <w:outlineLvl w:val="1"/>
    </w:pPr>
    <w:rPr>
      <w:rFonts w:ascii="Arial" w:hAnsi="Arial" w:cs="Arial" w:eastAsia="Arial"/>
      <w:b/>
      <w:bCs/>
      <w:sz w:val="26"/>
      <w:szCs w:val="26"/>
    </w:rPr>
  </w:style>
  <w:style w:styleId="Heading3" w:type="paragraph">
    <w:name w:val="heading 3"/>
    <w:basedOn w:val="Normal"/>
    <w:next w:val="BodyText"/>
    <w:link w:val="Heading3Char"/>
    <w:uiPriority w:val="9"/>
    <w:semiHidden/>
    <w:unhideWhenUsed/>
    <w:qFormat/>
    <w:rsid w:val="00A10FD9"/>
    <w:pPr>
      <w:keepNext/>
      <w:keepLines/>
      <w:spacing w:before="160" w:after="80" w:line="240" w:lineRule="auto"/>
      <w:outlineLvl w:val="2"/>
    </w:pPr>
    <w:rPr>
      <w:rFonts w:ascii="Arial" w:hAnsi="Arial" w:cs="Arial" w:eastAsia="Arial"/>
      <w:b/>
      <w:bCs/>
      <w:sz w:val="24"/>
      <w:szCs w:val="24"/>
    </w:rPr>
  </w:style>
  <w:style w:styleId="Heading4" w:type="paragraph">
    <w:name w:val="heading 4"/>
    <w:basedOn w:val="Normal"/>
    <w:next w:val="BodyText"/>
    <w:link w:val="Heading4Char"/>
    <w:uiPriority w:val="9"/>
    <w:semiHidden/>
    <w:unhideWhenUsed/>
    <w:qFormat/>
    <w:rsid w:val="00A10FD9"/>
    <w:pPr>
      <w:keepNext/>
      <w:keepLines/>
      <w:spacing w:before="120" w:after="40" w:line="240" w:lineRule="auto"/>
      <w:outlineLvl w:val="3"/>
    </w:pPr>
    <w:rPr>
      <w:rFonts w:ascii="Arial" w:hAnsi="Arial" w:cs="Arial" w:eastAsia="Arial"/>
      <w:b/>
      <w:bCs/>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before="120" w:after="120" w:line="240" w:lineRule="auto"/>
      <w:ind w:firstLine="0" w:left="480" w:right="480"/>
    </w:pPr>
    <w:rPr>
      <w:rFonts w:ascii="Arial" w:hAnsi="Arial" w:cs="Arial" w:eastAsia="Arial"/>
      <w:sz w:val="22"/>
      <w:szCs w:val="22"/>
    </w:rPr>
  </w:style>
  <w:style w:styleId="FootnoteText" w:type="paragraph">
    <w:name w:val="Footnote Text"/>
    <w:basedOn w:val="Normal"/>
    <w:next w:val="FootnoteText"/>
    <w:uiPriority w:val="9"/>
    <w:unhideWhenUsed/>
    <w:qFormat/>
    <w:pPr>
      <w:spacing w:before="0" w:after="0" w:line="240" w:lineRule="auto"/>
    </w:pPr>
    <w:rPr>
      <w:rFonts w:ascii="Arial" w:hAnsi="Arial" w:cs="Arial" w:eastAsia="Arial"/>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2026-05-13T17:17:21Z</dcterms:created>
  <dcterms:modified xsi:type="dcterms:W3CDTF">2026-05-13T17:17:21Z</dcterms:modified>
</cp:coreProperties>
</file>

<file path=docProps/custom.xml><?xml version="1.0" encoding="utf-8"?>
<Properties xmlns="http://schemas.openxmlformats.org/officeDocument/2006/custom-properties" xmlns:vt="http://schemas.openxmlformats.org/officeDocument/2006/docPropsVTypes"/>
</file>