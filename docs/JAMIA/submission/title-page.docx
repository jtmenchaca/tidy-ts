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16du="http://schemas.microsoft.com/office/word/2023/wordml/word16du">
  <w:body>
    <w:bookmarkStart w:id="14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Detecting Clinical Data Errors Before the Code Runs: Design and Evaluation of a TypeScript Dataframe Framework</w:t>
      </w:r>
    </w:p>
    <w:bookmarkEnd w:id="9"/>
    <w:bookmarkStart w:id="10" w:name="authors"/>
    <w:p>
      <w:pPr>
        <w:pStyle w:val="Heading2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Corresponding Author</w:t>
      </w:r>
    </w:p>
    <w:p>
      <w:pPr>
        <w:pStyle w:val="Compact"/>
        <w:numPr>
          <w:ilvl w:val="1"/>
          <w:numId w:val="1002"/>
        </w:numPr>
      </w:pPr>
      <w:r>
        <w:t>Name:</w:t>
      </w:r>
      <w:ins w:id="15" w:author="J.T. Menchaca" w:date="2026-05-13T17:24:47Z" w16du:dateUtc="2026-05-13T17:24:47Z">
        <w:r>
          <w:rPr/>
          <w:t xml:space="preserve"> John Thomas Menchaca, MD</w:t>
        </w:r>
      </w:ins>
    </w:p>
    <w:p>
      <w:pPr>
        <w:pStyle w:val="Compact"/>
        <w:numPr>
          <w:ilvl w:val="1"/>
          <w:numId w:val="1002"/>
        </w:numPr>
      </w:pPr>
      <w:r>
        <w:t>Department:</w:t>
      </w:r>
      <w:ins w:id="16" w:author="J.T. Menchaca" w:date="2026-05-13T17:24:47Z" w16du:dateUtc="2026-05-13T17:24:47Z">
        <w:r>
          <w:rPr/>
          <w:t xml:space="preserve"> Department of Biomedical Informatics</w:t>
        </w:r>
      </w:ins>
      <w:ins w:id="22" w:author="J.T. Menchaca" w:date="2026-05-13T17:28:06Z" w16du:dateUtc="2026-05-13T17:28:06Z">
        <w:r>
          <w:rPr/>
          <w:t>; Department of Internal Medicine</w:t>
        </w:r>
      </w:ins>
    </w:p>
    <w:p>
      <w:pPr>
        <w:pStyle w:val="Compact"/>
        <w:numPr>
          <w:ilvl w:val="1"/>
          <w:numId w:val="1002"/>
        </w:numPr>
      </w:pPr>
      <w:r>
        <w:t>Institution:</w:t>
      </w:r>
      <w:ins w:id="17" w:author="J.T. Menchaca" w:date="2026-05-13T17:24:47Z" w16du:dateUtc="2026-05-13T17:24:47Z">
        <w:r>
          <w:rPr/>
          <w:t xml:space="preserve"> University of Utah</w:t>
        </w:r>
      </w:ins>
    </w:p>
    <w:p>
      <w:pPr>
        <w:pStyle w:val="Compact"/>
        <w:numPr>
          <w:ilvl w:val="1"/>
          <w:numId w:val="1002"/>
        </w:numPr>
      </w:pPr>
      <w:r>
        <w:t>City, Country:</w:t>
      </w:r>
      <w:ins w:id="18" w:author="J.T. Menchaca" w:date="2026-05-13T17:24:47Z" w16du:dateUtc="2026-05-13T17:24:47Z">
        <w:r>
          <w:rPr/>
          <w:t xml:space="preserve"> Salt Lake City, UT, USA</w:t>
        </w:r>
      </w:ins>
    </w:p>
    <w:p>
      <w:pPr>
        <w:pStyle w:val="Compact"/>
        <w:numPr>
          <w:ilvl w:val="1"/>
          <w:numId w:val="1002"/>
        </w:numPr>
      </w:pPr>
      <w:r>
        <w:t>Degree:</w:t>
      </w:r>
      <w:ins w:id="19" w:author="J.T. Menchaca" w:date="2026-05-13T17:24:47Z" w16du:dateUtc="2026-05-13T17:24:47Z">
        <w:r>
          <w:rPr/>
          <w:t xml:space="preserve"> MD</w:t>
        </w:r>
      </w:ins>
    </w:p>
    <w:p>
      <w:pPr>
        <w:pStyle w:val="Compact"/>
        <w:numPr>
          <w:ilvl w:val="1"/>
          <w:numId w:val="1002"/>
        </w:numPr>
      </w:pPr>
      <w:r>
        <w:t>Email:</w:t>
      </w:r>
      <w:ins w:id="20" w:author="J.T. Menchaca" w:date="2026-05-13T17:24:47Z" w16du:dateUtc="2026-05-13T17:24:47Z">
        <w:r>
          <w:rPr/>
          <w:t xml:space="preserve"> j</w:t>
        </w:r>
      </w:ins>
      <w:ins w:id="23" w:author="J.T. Menchaca" w:date="2026-05-13T17:28:06Z" w16du:dateUtc="2026-05-13T17:28:06Z">
        <w:r>
          <w:rPr/>
          <w:t>ohn.</w:t>
        </w:r>
      </w:ins>
      <w:ins w:id="20" w:author="J.T. Menchaca" w:date="2026-05-13T17:24:47Z" w16du:dateUtc="2026-05-13T17:24:47Z">
        <w:r>
          <w:rPr/>
          <w:t>t</w:t>
        </w:r>
      </w:ins>
      <w:ins w:id="24" w:author="J.T. Menchaca" w:date="2026-05-13T17:28:06Z" w16du:dateUtc="2026-05-13T17:28:06Z">
        <w:r>
          <w:rPr/>
          <w:t>homas</w:t>
        </w:r>
      </w:ins>
      <w:ins w:id="20" w:author="J.T. Menchaca" w:date="2026-05-13T17:24:47Z" w16du:dateUtc="2026-05-13T17:24:47Z">
        <w:r>
          <w:rPr/>
          <w:t>.menchaca@</w:t>
        </w:r>
      </w:ins>
      <w:del w:id="16" w:author="J.T. Menchaca" w:date="2026-05-13T17:28:06Z" w16du:dateUtc="2026-05-13T17:28:06Z">
        <w:r>
          <w:rPr/>
          <w:delText>gm</w:delText>
        </w:r>
      </w:del>
      <w:ins w:id="25" w:author="J.T. Menchaca" w:date="2026-05-13T17:28:06Z" w16du:dateUtc="2026-05-13T17:28:06Z">
        <w:r>
          <w:rPr/>
          <w:t>ut</w:t>
        </w:r>
      </w:ins>
      <w:ins w:id="20" w:author="J.T. Menchaca" w:date="2026-05-13T17:24:47Z" w16du:dateUtc="2026-05-13T17:24:47Z">
        <w:r>
          <w:rPr/>
          <w:t>a</w:t>
        </w:r>
      </w:ins>
      <w:del w:id="17" w:author="J.T. Menchaca" w:date="2026-05-13T17:28:06Z" w16du:dateUtc="2026-05-13T17:28:06Z">
        <w:r>
          <w:rPr/>
          <w:delText>il</w:delText>
        </w:r>
      </w:del>
      <w:ins w:id="26" w:author="J.T. Menchaca" w:date="2026-05-13T17:28:06Z" w16du:dateUtc="2026-05-13T17:28:06Z">
        <w:r>
          <w:rPr/>
          <w:t>h</w:t>
        </w:r>
      </w:ins>
      <w:ins w:id="20" w:author="J.T. Menchaca" w:date="2026-05-13T17:24:47Z" w16du:dateUtc="2026-05-13T17:24:47Z">
        <w:r>
          <w:rPr/>
          <w:t>.</w:t>
        </w:r>
      </w:ins>
      <w:del w:id="18" w:author="J.T. Menchaca" w:date="2026-05-13T17:28:06Z" w16du:dateUtc="2026-05-13T17:28:06Z">
        <w:r>
          <w:rPr/>
          <w:delText>com</w:delText>
        </w:r>
      </w:del>
      <w:ins w:id="27" w:author="J.T. Menchaca" w:date="2026-05-13T17:28:06Z" w16du:dateUtc="2026-05-13T17:28:06Z">
        <w:r>
          <w:rPr/>
          <w:t>edu</w:t>
        </w:r>
      </w:ins>
    </w:p>
    <w:p>
      <w:pPr>
        <w:pStyle w:val="Compact"/>
        <w:numPr>
          <w:ilvl w:val="1"/>
          <w:numId w:val="1002"/>
        </w:numPr>
      </w:pPr>
      <w:r>
        <w:t>Telephone:</w:t>
      </w:r>
      <w:ins w:id="28" w:author="J.T. Menchaca" w:date="2026-05-13T17:28:06Z" w16du:dateUtc="2026-05-13T17:28:06Z">
        <w:r>
          <w:rPr/>
          <w:t xml:space="preserve"> 801.581.4080</w:t>
        </w:r>
      </w:ins>
    </w:p>
    <w:p>
      <w:pPr>
        <w:pStyle w:val="Compact"/>
        <w:numPr>
          <w:ilvl w:val="1"/>
          <w:numId w:val="1002"/>
        </w:numPr>
      </w:pPr>
      <w:r>
        <w:t>Postal address:</w:t>
      </w:r>
      <w:del w:id="19" w:author="J.T. Menchaca" w:date="2026-05-13T17:28:06Z" w16du:dateUtc="2026-05-13T17:28:06Z">
        <w:r>
          <w:rPr/>
          <w:delText xml:space="preserve"> University of Utah, Department of Biomedical Informatics,</w:delText>
        </w:r>
      </w:del>
      <w:ins w:id="21" w:author="J.T. Menchaca" w:date="2026-05-13T17:24:47Z" w16du:dateUtc="2026-05-13T17:24:47Z">
        <w:r>
          <w:rPr/>
          <w:t xml:space="preserve"> 421 Wakara Way, Suite 140, Salt Lake City, UT 84108</w:t>
        </w:r>
      </w:ins>
      <w:del w:id="20" w:author="J.T. Menchaca" w:date="2026-05-13T17:28:06Z" w16du:dateUtc="2026-05-13T17:28:06Z">
        <w:r>
          <w:rPr/>
          <w:delText>, USA</w:delText>
        </w:r>
      </w:del>
    </w:p>
    <w:p>
      <w:ins w:id="29" w:author="J.T. Menchaca" w:date="2026-05-13T17:28:18Z" w16du:dateUtc="2026-05-13T17:28:18Z">
        <w:r>
          <w:t>ORCiD: https://orcid.org/0000-0002-2685-7729</w:t>
        </w:r>
      </w:ins>
    </w:p>
    <w:p>
      <w:pPr>
        <w:pStyle w:val="Heading2"/>
      </w:pPr>
      <w:ins w:id="30" w:author="J.T. Menchaca" w:date="2026-05-13T17:28:18Z" w16du:dateUtc="2026-05-13T17:28:18Z">
        <w:r>
          <w:t>Co-Author</w:t>
        </w:r>
      </w:ins>
    </w:p>
    <w:p>
      <w:ins w:id="31" w:author="J.T. Menchaca" w:date="2026-05-13T17:28:18Z" w16du:dateUtc="2026-05-13T17:28:18Z">
        <w:r>
          <w:t>Name: Kensaku Kawamoto, MD, PhD, MHS</w:t>
        </w:r>
      </w:ins>
    </w:p>
    <w:p>
      <w:ins w:id="32" w:author="J.T. Menchaca" w:date="2026-05-13T17:28:18Z" w16du:dateUtc="2026-05-13T17:28:18Z">
        <w:r>
          <w:t>Department: Department of Biomedical Informatics</w:t>
        </w:r>
      </w:ins>
    </w:p>
    <w:p>
      <w:ins w:id="33" w:author="J.T. Menchaca" w:date="2026-05-13T17:28:18Z" w16du:dateUtc="2026-05-13T17:28:18Z">
        <w:r>
          <w:t>Institution: University of Utah</w:t>
        </w:r>
      </w:ins>
    </w:p>
    <w:p>
      <w:ins w:id="34" w:author="J.T. Menchaca" w:date="2026-05-13T17:28:18Z" w16du:dateUtc="2026-05-13T17:28:18Z">
        <w:r>
          <w:t>City, Country: Salt Lake City, UT, USA</w:t>
        </w:r>
      </w:ins>
    </w:p>
    <w:p>
      <w:ins w:id="35" w:author="J.T. Menchaca" w:date="2026-05-13T17:28:18Z" w16du:dateUtc="2026-05-13T17:28:18Z">
        <w:r>
          <w:t>Email: kensaku.kawamoto@utah.edu</w:t>
        </w:r>
      </w:ins>
    </w:p>
    <w:p>
      <w:ins w:id="36" w:author="J.T. Menchaca" w:date="2026-05-13T17:28:18Z" w16du:dateUtc="2026-05-13T17:28:18Z">
        <w:r>
          <w:t>ORCiD: https://orcid.org/0000-0003-4282-9338</w:t>
        </w:r>
      </w:ins>
    </w:p>
    <w:bookmarkEnd w:id="10"/>
    <w:bookmarkStart w:id="11" w:name="keywords-up-to-5-mesh-terms-recommended"/>
    <w:p>
      <w:pPr>
        <w:pStyle w:val="Heading2"/>
      </w:pPr>
      <w:r>
        <w:t xml:space="preserve">Keywords (up to 5, MeSH terms recommended)</w:t>
      </w:r>
    </w:p>
    <w:p>
      <w:r>
        <w:t>1. Data Quality</w:t>
      </w:r>
    </w:p>
    <w:p>
      <w:r>
        <w:t>2. Electronic Health Records</w:t>
      </w:r>
    </w:p>
    <w:p>
      <w:r>
        <w:t>3. Software Validation</w:t>
      </w:r>
    </w:p>
    <w:p>
      <w:r>
        <w:t>4. Programming Languages</w:t>
      </w:r>
    </w:p>
    <w:p>
      <w:r>
        <w:t>Tidy-TS catches clinical data errors before the code runs. In 65 test scenarios, Python and R missed errors that produce plausible but wrong output. Tidy-TS caught all of them. Open source: https://github.com/jtmenchaca/tidy-ts #JAMIA #DataQuality #healthIT</w:t>
      </w:r>
    </w:p>
    <w:p>
      <w:r>
        <w:t>5. Medical Errors, Prevention and Control</w:t>
      </w:r>
    </w:p>
    <w:bookmarkEnd w:id="11"/>
    <w:bookmarkStart w:id="12" w:name="word-count"/>
    <w:p>
      <w:pPr>
        <w:pStyle w:val="Heading2"/>
      </w:pPr>
      <w:r>
        <w:t xml:space="preserve">Word Count</w:t>
      </w:r>
    </w:p>
    <w:p>
      <w:pPr>
        <w:pStyle w:val="Compact"/>
        <w:numPr>
          <w:ilvl w:val="0"/>
          <w:numId w:val="1004"/>
        </w:numPr>
      </w:pPr>
      <w:r>
        <w:t xml:space="preserve">Target: 4,000</w:t>
      </w:r>
    </w:p>
    <w:p>
      <w:pPr>
        <w:pStyle w:val="Compact"/>
        <w:numPr>
          <w:ilvl w:val="0"/>
          <w:numId w:val="1004"/>
        </w:numPr>
      </w:pPr>
      <w:r>
        <w:t xml:space="preserve">Current: ~4,600 (needs trimming)</w:t>
      </w:r>
    </w:p>
    <w:bookmarkEnd w:id="12"/>
    <w:bookmarkStart w:id="13" w:name="tweet-required-by-jamia"/>
    <w:p>
      <w:pPr>
        <w:pStyle w:val="Heading2"/>
      </w:pPr>
      <w:r>
        <w:t xml:space="preserve">Tweet (required by JAMIA)</w:t>
      </w:r>
    </w:p>
    <w:bookmarkEnd w:id="13"/>
    <w:bookmarkEnd w:id="14"/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bidi="ar-SA" w:eastAsia="en-US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customStyle="1" w:styleId="Compact" w:type="paragraph">
    <w:name w:val="Compact"/>
    <w:basedOn w:val="BodyText"/>
    <w:qFormat/>
    <w:pPr>
      <w:spacing w:before="40" w:after="40" w:line="240" w:lineRule="auto"/>
    </w:pPr>
    <w:rPr>
      <w:rFonts w:ascii="Arial" w:hAnsi="Arial" w:cs="Arial" w:eastAsia="Arial"/>
      <w:sz w:val="22"/>
      <w:szCs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0" w:after="240" w:line="240" w:lineRule="auto"/>
      <w:contextualSpacing/>
      <w:jc w:val="center"/>
    </w:pPr>
    <w:rPr>
      <w:rFonts w:ascii="Arial" w:hAnsi="Arial" w:cs="Arial" w:eastAsia="Arial"/>
      <w:b/>
      <w:bCs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cs="Arial" w:eastAsia="Arial"/>
      <w:i/>
      <w:iC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  <w:pPr>
      <w:spacing w:before="0" w:after="120" w:line="240" w:lineRule="auto"/>
    </w:pPr>
    <w:rPr>
      <w:rFonts w:ascii="Arial" w:hAnsi="Arial" w:cs="Arial" w:eastAsia="Arial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40" w:lineRule="auto"/>
      <w:outlineLvl w:val="0"/>
    </w:pPr>
    <w:rPr>
      <w:rFonts w:ascii="Arial" w:hAnsi="Arial" w:cs="Arial" w:eastAsia="Arial"/>
      <w:b/>
      <w:bC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 w:line="240" w:lineRule="auto"/>
      <w:outlineLvl w:val="1"/>
    </w:pPr>
    <w:rPr>
      <w:rFonts w:ascii="Arial" w:hAnsi="Arial" w:cs="Arial" w:eastAsia="Arial"/>
      <w:b/>
      <w:bCs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2"/>
    </w:pPr>
    <w:rPr>
      <w:rFonts w:ascii="Arial" w:hAnsi="Arial" w:cs="Arial" w:eastAsia="Arial"/>
      <w:b/>
      <w:bCs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 w:line="240" w:lineRule="auto"/>
      <w:outlineLvl w:val="3"/>
    </w:pPr>
    <w:rPr>
      <w:rFonts w:ascii="Arial" w:hAnsi="Arial" w:cs="Arial" w:eastAsia="Arial"/>
      <w:b/>
      <w:bCs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120" w:after="120" w:line="240" w:lineRule="auto"/>
      <w:ind w:firstLine="0" w:left="480" w:right="480"/>
    </w:pPr>
    <w:rPr>
      <w:rFonts w:ascii="Arial" w:hAnsi="Arial" w:cs="Arial" w:eastAsia="Arial"/>
      <w:sz w:val="22"/>
      <w:szCs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40" w:lineRule="auto"/>
    </w:pPr>
    <w:rPr>
      <w:rFonts w:ascii="Arial" w:hAnsi="Arial" w:cs="Arial" w:eastAsia="Arial"/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2026-05-13T17:17:22Z</dcterms:created>
  <dcterms:modified xsi:type="dcterms:W3CDTF">2026-05-13T17:17:22Z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