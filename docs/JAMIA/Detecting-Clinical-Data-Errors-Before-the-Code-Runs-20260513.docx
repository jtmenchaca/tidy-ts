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7436" w14:textId="51818683" w:rsidR="005233BB" w:rsidRDefault="00000000">
      <w:pPr>
        <w:pStyle w:val="Heading1"/>
      </w:pPr>
      <w:r>
        <w:t>Detecting Clinical Data Errors Before the Code Runs: Design and Evaluation of a TypeScript Data</w:t>
      </w:r>
      <w:r w:rsidR="00082FE2">
        <w:t xml:space="preserve"> Analysis </w:t>
      </w:r>
      <w:r>
        <w:t>Framework</w:t>
      </w:r>
    </w:p>
    <w:p w14:paraId="33C0470F" w14:textId="77777777" w:rsidR="005233BB" w:rsidRDefault="005233BB">
      <w:pPr>
        <w:pStyle w:val="SpacerHeading"/>
      </w:pPr>
      <w:bookmarkStart w:id="0" w:name="abstract"/>
    </w:p>
    <w:p w14:paraId="7272E5A2" w14:textId="77777777" w:rsidR="005233BB" w:rsidRDefault="00000000">
      <w:pPr>
        <w:pStyle w:val="Heading2"/>
      </w:pPr>
      <w:r>
        <w:t>Abstract</w:t>
      </w:r>
    </w:p>
    <w:p w14:paraId="3CE07A3A" w14:textId="77777777" w:rsidR="005233BB" w:rsidRDefault="005233BB">
      <w:pPr>
        <w:pStyle w:val="SpacerHeading"/>
      </w:pPr>
      <w:bookmarkStart w:id="1" w:name="objective"/>
    </w:p>
    <w:p w14:paraId="0ABDDF03" w14:textId="77777777" w:rsidR="005233BB" w:rsidRDefault="00000000">
      <w:pPr>
        <w:pStyle w:val="Heading3"/>
      </w:pPr>
      <w:r>
        <w:t>Objective</w:t>
      </w:r>
    </w:p>
    <w:p w14:paraId="312124B2" w14:textId="77777777" w:rsidR="005233BB" w:rsidRDefault="00000000">
      <w:pPr>
        <w:pStyle w:val="FirstParagraph"/>
      </w:pPr>
      <w:r>
        <w:t>Clinical data analyses often require many processing steps, including selecting columns from a dataset, joining patient and encounter records, reorganizing laboratory and vital sign data, converting strings to numbers or dates, and handling missing values. Mistakes in these steps can produce incorrect results, especially when errors are not detected until late in the workflow or the program continues without warning and produces incorrect output.</w:t>
      </w:r>
    </w:p>
    <w:p w14:paraId="5F8999C1" w14:textId="77777777" w:rsidR="005233BB" w:rsidRDefault="005233BB">
      <w:pPr>
        <w:pStyle w:val="Spacer"/>
      </w:pPr>
      <w:bookmarkStart w:id="2" w:name="materials-and-methods"/>
      <w:bookmarkEnd w:id="1"/>
    </w:p>
    <w:p w14:paraId="3CDC59D4" w14:textId="77777777" w:rsidR="005233BB" w:rsidRDefault="00000000">
      <w:pPr>
        <w:pStyle w:val="Heading3"/>
      </w:pPr>
      <w:r>
        <w:t>Materials and Methods</w:t>
      </w:r>
    </w:p>
    <w:p w14:paraId="6C6EF640" w14:textId="77777777" w:rsidR="005233BB" w:rsidRDefault="00000000">
      <w:pPr>
        <w:pStyle w:val="FirstParagraph"/>
      </w:pPr>
      <w:r>
        <w:t>We developed Tidy-TS, a TypeScript framework for clinical data analysis that provides structured datasets with processing operations and statistical functions. Tidy-TS tracks the available columns and their types as data moves through each processing step, so that errors such as referencing a missing column, using a value that might be missing, or treating text as a number are caught before the code runs. We evaluated the framework with a comparison suite of 65 intentional error scenarios using sample clinical datasets representing patients, encounters, laboratory results, medications, and vital signs. Equivalent tests were implemented in Tidy-TS, Python (using pandas), and R (using tidyverse). Each outcome was classified as caught before the code ran (compile-time error), caught when the code ran (runtime error), flagged as a warning (runtime warning), or missed entirely (silent continuation). Tests were also classified by severity.</w:t>
      </w:r>
    </w:p>
    <w:p w14:paraId="77E9E617" w14:textId="77777777" w:rsidR="005233BB" w:rsidRDefault="005233BB">
      <w:pPr>
        <w:pStyle w:val="Spacer"/>
      </w:pPr>
      <w:bookmarkStart w:id="3" w:name="results"/>
      <w:bookmarkEnd w:id="2"/>
    </w:p>
    <w:p w14:paraId="632CEF53" w14:textId="77777777" w:rsidR="005233BB" w:rsidRDefault="00000000">
      <w:pPr>
        <w:pStyle w:val="Heading3"/>
      </w:pPr>
      <w:r>
        <w:t>Results</w:t>
      </w:r>
    </w:p>
    <w:p w14:paraId="4DE61D71" w14:textId="77777777" w:rsidR="005233BB" w:rsidRDefault="00000000">
      <w:pPr>
        <w:pStyle w:val="FirstParagraph"/>
      </w:pPr>
      <w:r>
        <w:t>The comparison suite included 65 error scenarios across five error categories. Tidy-TS caught 62 of 65 errors before the code ran and caught the remaining 3 when the data was first loaded. Pandas caught 24 at runtime and missed 41. Tidyverse caught 25 at runtime, warned on 4, and missed 36. The gap was largest for the most consequential errors, those that produce plausible but incorrect output. All 30 of these continued silently in pandas, and 27 of 30 in tidyverse. None continued silently in Tidy-TS. Missing value errors accounted for 12 of the 30 most consequential errors, and all 12 continued silently in both pandas and tidyverse.</w:t>
      </w:r>
    </w:p>
    <w:p w14:paraId="10044D2C" w14:textId="77777777" w:rsidR="005233BB" w:rsidRDefault="005233BB">
      <w:pPr>
        <w:pStyle w:val="Spacer"/>
      </w:pPr>
      <w:bookmarkStart w:id="4" w:name="conclusion"/>
      <w:bookmarkEnd w:id="3"/>
    </w:p>
    <w:p w14:paraId="101151A7" w14:textId="77777777" w:rsidR="000E256A" w:rsidRPr="00112A9F" w:rsidRDefault="00000000">
      <w:pPr>
        <w:rPr>
          <w:b/>
          <w:bCs/>
        </w:rPr>
      </w:pPr>
      <w:r w:rsidRPr="00112A9F">
        <w:rPr>
          <w:b/>
          <w:bCs/>
        </w:rPr>
        <w:t>Discussion</w:t>
      </w:r>
    </w:p>
    <w:p w14:paraId="03761DC8" w14:textId="77777777" w:rsidR="000E256A" w:rsidRDefault="00000000">
      <w:r>
        <w:t>The detection gap is concentrated in errors that produce plausible but incorrect output, particularly missing values carried through calculations or introduced by joins. These are the errors most likely to affect clinical results without being noticed.</w:t>
      </w:r>
    </w:p>
    <w:p w14:paraId="65613847" w14:textId="77777777" w:rsidR="005233BB" w:rsidRDefault="00000000">
      <w:pPr>
        <w:pStyle w:val="Heading3"/>
      </w:pPr>
      <w:r>
        <w:t>Conclusion</w:t>
      </w:r>
    </w:p>
    <w:p w14:paraId="5DB8E597" w14:textId="77777777" w:rsidR="005233BB" w:rsidRDefault="00000000" w:rsidP="00FE3CE2">
      <w:pPr>
        <w:pStyle w:val="FirstParagraph"/>
      </w:pPr>
      <w:r>
        <w:t>Tidy-TS demonstrates that many common clinical data errors can be caught before the code runs by tracking column names, types, and missing values through each processing step. Tidy-TS catches errors that continue silently in Python and R, particularly in the most consequential categories.</w:t>
      </w:r>
    </w:p>
    <w:p w14:paraId="194CBDFB" w14:textId="77777777" w:rsidR="005233BB" w:rsidRDefault="00000000">
      <w:pPr>
        <w:pStyle w:val="Heading2"/>
      </w:pPr>
      <w:bookmarkStart w:id="5" w:name="background-and-significance"/>
      <w:bookmarkEnd w:id="0"/>
      <w:bookmarkEnd w:id="4"/>
      <w:r>
        <w:t>Background and Significance</w:t>
      </w:r>
    </w:p>
    <w:p w14:paraId="3020FDC8" w14:textId="77777777" w:rsidR="005233BB" w:rsidRDefault="005233BB">
      <w:pPr>
        <w:pStyle w:val="SpacerHeading"/>
      </w:pPr>
      <w:bookmarkStart w:id="6" w:name="X1fbc8a56043a34c2829202638f9c470d2eb4263"/>
    </w:p>
    <w:p w14:paraId="7CB4B2F3" w14:textId="77777777" w:rsidR="005233BB" w:rsidRDefault="00000000">
      <w:pPr>
        <w:pStyle w:val="Heading3"/>
      </w:pPr>
      <w:r>
        <w:t>Clinical Data Processing Errors Are Common, Consequential, and Often Invisible</w:t>
      </w:r>
    </w:p>
    <w:p w14:paraId="3B42178D" w14:textId="77777777" w:rsidR="005233BB" w:rsidRDefault="00000000">
      <w:pPr>
        <w:pStyle w:val="FirstParagraph"/>
      </w:pPr>
      <w:r>
        <w:t>Clinical data work involves many processing steps. Patient demographics, encounters, diagnoses, medications, laboratory results, vital signs, and claims must be selected, joined, converted, grouped, and summarized before they can be analyzed. A typical workflow may read data from files or databases, select a subset of columns, join records from different sources, convert strings into numbers or dates, reorganize data from long to wide form, group records by patient or encounter, summarize measurements, and then pass the result into a statistical model or dashboard.</w:t>
      </w:r>
    </w:p>
    <w:p w14:paraId="718E5F0D" w14:textId="77777777" w:rsidR="005233BB" w:rsidRDefault="00000000">
      <w:pPr>
        <w:pStyle w:val="BodyText"/>
      </w:pPr>
      <w:r>
        <w:t xml:space="preserve">These steps are routine, but they are also a well-documented source of error. And the consequences of such errors can be large enough to change study conclusions.[4][6][7] A column may be misspelled. A column that existed early in a workflow may no longer exist. Missing values can be introduced after joining two datasets with incomplete data. Numeric laboratory results might have a string of text where a number was expected. A </w:t>
      </w:r>
      <w:r>
        <w:lastRenderedPageBreak/>
        <w:t>missing dose quantity might lead a medication prescription to be misinterpreted, converted, or silently excluded depending on the programming language being used.</w:t>
      </w:r>
    </w:p>
    <w:p w14:paraId="7DE165F6" w14:textId="77777777" w:rsidR="005233BB" w:rsidRDefault="00000000">
      <w:pPr>
        <w:pStyle w:val="BodyText"/>
      </w:pPr>
      <w:r>
        <w:t>Most clinical data analysis is performed in Python or R, programming languages that check for errors only when the code runs (called runtime checking). Some errors are clear because the program stops immediately after the error occurs. Others are harder to detect because the program continues without any signal that something went wrong. When this happens, an incorrect result may be used in later steps for cohort definition, quality measurement, modeling, or clinical decision support.</w:t>
      </w:r>
    </w:p>
    <w:p w14:paraId="4B119251" w14:textId="77777777" w:rsidR="005233BB" w:rsidRDefault="00000000">
      <w:pPr>
        <w:pStyle w:val="BodyText"/>
      </w:pPr>
      <w:r>
        <w:t>One analysis found that 25 to 58% of eligible patients were silently dropped from a breast cancer cohort before any researcher touched the data.[11] In a survey across 14 US sites, nearly all Chief Medical Information Officers reported at least one alert malfunction caused by data changes that silently broke clinical decision support rules.[10]</w:t>
      </w:r>
    </w:p>
    <w:p w14:paraId="7C270251" w14:textId="77777777" w:rsidR="005233BB" w:rsidRDefault="00000000">
      <w:pPr>
        <w:pStyle w:val="BodyText"/>
      </w:pPr>
      <w:r>
        <w:t>In contrast to Python and R, some programming languages include a program called a compiler that checks for certain categories of errors before the code runs, using what is called a static type system. This is called compile-time checking, and its theoretical foundation is well established.[18][19]</w:t>
      </w:r>
    </w:p>
    <w:p w14:paraId="7F90D5E8" w14:textId="77777777" w:rsidR="005233BB" w:rsidRDefault="00000000">
      <w:pPr>
        <w:pStyle w:val="BodyText"/>
      </w:pPr>
      <w:r>
        <w:t>Two independent studies found that static type checking could detect approximately 15% of real-world bugs in programming languages that check for errors only when the code runs, with missing-value errors, references to things that no longer exist, and treating text as a number among the most common preventable categories.[20][21] These are the same kinds of errors that arise in clinical data processing.</w:t>
      </w:r>
    </w:p>
    <w:p w14:paraId="726B287A" w14:textId="77777777" w:rsidR="005233BB" w:rsidRDefault="00000000">
      <w:pPr>
        <w:pStyle w:val="BodyText"/>
      </w:pPr>
      <w:r>
        <w:t>TypeScript is a programming language with a static type system that is increasingly used in clinical informatics for health data standards, web dashboards, and data services.[26][27][28]</w:t>
      </w:r>
    </w:p>
    <w:p w14:paraId="13FCD2A0" w14:textId="77777777" w:rsidR="005233BB" w:rsidRDefault="00000000">
      <w:pPr>
        <w:pStyle w:val="BodyText"/>
      </w:pPr>
      <w:r>
        <w:t>Despite this widespread use, TypeScript has not traditionally been used as a primary language for data analysis. Clinical applications that receive, process, and display patient data using TypeScript typically export that data to Python or R for analysis, then re-import results. This boundary crossing introduces its own opportunities for error. As regulators begin to require data quality evaluation for clinical software,[29][30] the cost of undetected processing errors increases.</w:t>
      </w:r>
    </w:p>
    <w:p w14:paraId="6528F2CE" w14:textId="77777777" w:rsidR="005233BB" w:rsidRDefault="00000000" w:rsidP="00FE3CE2">
      <w:pPr>
        <w:pStyle w:val="BodyText"/>
      </w:pPr>
      <w:r>
        <w:t>This study evaluates whether a data analysis framework built in TypeScript can detect common clinical data processing errors compared to conventional Python and R workflows, and characterizes the practical limits of this approach.</w:t>
      </w:r>
    </w:p>
    <w:p w14:paraId="6EF7A8E4" w14:textId="77777777" w:rsidR="005233BB" w:rsidRDefault="00000000">
      <w:pPr>
        <w:pStyle w:val="Heading2"/>
      </w:pPr>
      <w:bookmarkStart w:id="7" w:name="objective-1"/>
      <w:bookmarkEnd w:id="5"/>
      <w:bookmarkEnd w:id="6"/>
      <w:r>
        <w:t>Objective</w:t>
      </w:r>
    </w:p>
    <w:p w14:paraId="2E172DC9" w14:textId="44E51DB9" w:rsidR="005233BB" w:rsidRDefault="00000000">
      <w:pPr>
        <w:pStyle w:val="FirstParagraph"/>
      </w:pPr>
      <w:r>
        <w:t>We developed Tidy-TS, a framework for clinical data analysis in TypeScript that represents data as structured datasets. The evaluation addressed three questions.</w:t>
      </w:r>
    </w:p>
    <w:p w14:paraId="4A4454B5" w14:textId="77777777" w:rsidR="005233BB" w:rsidRDefault="00000000">
      <w:pPr>
        <w:pStyle w:val="Compact"/>
        <w:numPr>
          <w:ilvl w:val="0"/>
          <w:numId w:val="2"/>
        </w:numPr>
      </w:pPr>
      <w:r>
        <w:t>Can TypeScript's type system track column names, types, and whether values may be missing through clinical data processing steps, and catch errors before the code runs?</w:t>
      </w:r>
    </w:p>
    <w:p w14:paraId="3A7271AE" w14:textId="77777777" w:rsidR="005233BB" w:rsidRDefault="00000000">
      <w:pPr>
        <w:pStyle w:val="Compact"/>
        <w:numPr>
          <w:ilvl w:val="0"/>
          <w:numId w:val="2"/>
        </w:numPr>
      </w:pPr>
      <w:r>
        <w:t>How are equivalent clinical data errors detected in Tidy-TS compared to Python (using pandas) and R (using tidyverse)?</w:t>
      </w:r>
    </w:p>
    <w:p w14:paraId="537FF674" w14:textId="77777777" w:rsidR="005233BB" w:rsidRDefault="00000000" w:rsidP="00FE3CE2">
      <w:pPr>
        <w:pStyle w:val="Compact"/>
        <w:numPr>
          <w:ilvl w:val="0"/>
          <w:numId w:val="2"/>
        </w:numPr>
      </w:pPr>
      <w:r>
        <w:t>Where does compile-time checking end and runtime checking remain necessary?</w:t>
      </w:r>
    </w:p>
    <w:p w14:paraId="6F1E9C99" w14:textId="77777777" w:rsidR="00FE3CE2" w:rsidRDefault="00FE3CE2" w:rsidP="00FE3CE2">
      <w:pPr>
        <w:pStyle w:val="Compact"/>
        <w:ind w:left="720"/>
      </w:pPr>
    </w:p>
    <w:p w14:paraId="046A9F55" w14:textId="77777777" w:rsidR="005233BB" w:rsidRDefault="00000000">
      <w:pPr>
        <w:pStyle w:val="Heading2"/>
      </w:pPr>
      <w:bookmarkStart w:id="8" w:name="materials-and-methods-1"/>
      <w:bookmarkEnd w:id="7"/>
      <w:r>
        <w:t>Materials and Methods</w:t>
      </w:r>
    </w:p>
    <w:p w14:paraId="096F3C33" w14:textId="77777777" w:rsidR="005233BB" w:rsidRDefault="005233BB">
      <w:pPr>
        <w:pStyle w:val="SpacerHeading"/>
      </w:pPr>
      <w:bookmarkStart w:id="9" w:name="system-design"/>
    </w:p>
    <w:p w14:paraId="0B652C79" w14:textId="77777777" w:rsidR="005233BB" w:rsidRPr="00DA4572" w:rsidRDefault="00000000">
      <w:pPr>
        <w:pStyle w:val="Heading3"/>
        <w:rPr>
          <w:b w:val="0"/>
          <w:bCs w:val="0"/>
          <w:i/>
          <w:iCs/>
        </w:rPr>
      </w:pPr>
      <w:r w:rsidRPr="00DA4572">
        <w:rPr>
          <w:b w:val="0"/>
          <w:bCs w:val="0"/>
          <w:i/>
          <w:iCs/>
        </w:rPr>
        <w:t>System Design</w:t>
      </w:r>
    </w:p>
    <w:p w14:paraId="4367DD6C" w14:textId="2DDA7D66" w:rsidR="005233BB" w:rsidRDefault="00000000">
      <w:pPr>
        <w:pStyle w:val="FirstParagraph"/>
      </w:pPr>
      <w:r>
        <w:t xml:space="preserve">Tidy-TS is a TypeScript framework for working with </w:t>
      </w:r>
      <w:r w:rsidR="002D39B5">
        <w:t>datasets</w:t>
      </w:r>
      <w:r>
        <w:t xml:space="preserve">. It represents data as a collection of rows, where each row has named columns with specific value types. Each </w:t>
      </w:r>
      <w:r w:rsidR="00523FF5">
        <w:t>dataset</w:t>
      </w:r>
      <w:r>
        <w:t xml:space="preserve"> tracks which columns are available and what type of value each column contains.</w:t>
      </w:r>
    </w:p>
    <w:p w14:paraId="02A64C4F" w14:textId="1000DF9D" w:rsidR="005233BB" w:rsidRDefault="00000000">
      <w:pPr>
        <w:pStyle w:val="BodyText"/>
      </w:pPr>
      <w:r>
        <w:t xml:space="preserve">For example, a </w:t>
      </w:r>
      <w:r w:rsidR="006C657F">
        <w:t>dataset</w:t>
      </w:r>
      <w:r>
        <w:t xml:space="preserve"> with patient identifier, name, and age tracks those three columns and their types. When a processing step changes the </w:t>
      </w:r>
      <w:r w:rsidR="00426083">
        <w:t>dataset</w:t>
      </w:r>
      <w:r>
        <w:t xml:space="preserve">, the tracked columns change as well. Selecting specific columns removes the other columns from the tracked set, while adding or editing an existing column updates the tracked columns. Joining two </w:t>
      </w:r>
      <w:r w:rsidR="002237F8">
        <w:t>datasets</w:t>
      </w:r>
      <w:r>
        <w:t xml:space="preserve"> combines the columns from both and marks values in those columns as possibly missing when the join can introduce missing values.</w:t>
      </w:r>
    </w:p>
    <w:p>
      <w:ins w:id="221" w:author="J.T. Menchaca" w:date="2026-05-13T21:10:35Z" w16du:dateUtc="2026-05-13T21:10:35Z">
        <w:r>
          <w:t>Each operation follows a defined type rule that determines how the tracked columns change. For example, selecting columns keeps only those columns. Joining two datasets combines their columns and marks values as possibly missing when the join can introduce missing values. Summarizing replaces the original columns with only the summary columns plus any group keys. Removing missing values from a column narrows that column's type so that subsequent operations can use it without handling the missing case. The full set of type rules covering all operations is provided in Supplementary Table 2.</w:t>
        </w:r>
      </w:ins>
    </w:p>
    <w:p w14:paraId="40CA1E88" w14:textId="29B88CC2" w:rsidR="005233BB" w:rsidRDefault="00000000">
      <w:pPr>
        <w:pStyle w:val="BodyText"/>
      </w:pPr>
      <w:r>
        <w:t xml:space="preserve">The framework includes common </w:t>
      </w:r>
      <w:r w:rsidR="007970BB">
        <w:t>dataset</w:t>
      </w:r>
      <w:r>
        <w:t xml:space="preserve"> operations such as filtering, selecting, joining, grouping, summarizing, adding or modifying columns, and filling missing values. It also includes statistical functions and </w:t>
      </w:r>
      <w:r>
        <w:lastRenderedPageBreak/>
        <w:t>hypothesis tests. Statistical functions are validated against R, with test statistics and p-values required to agree within 1e-6. The validation suite covers hypothesis tests, distributions, and regression models, and includes tests adapted from R's own test suite.</w:t>
      </w:r>
    </w:p>
    <w:p w14:paraId="25022B37" w14:textId="77777777" w:rsidR="005233BB" w:rsidRDefault="005233BB">
      <w:pPr>
        <w:pStyle w:val="Spacer"/>
      </w:pPr>
      <w:bookmarkStart w:id="10" w:name="compile-time-verification"/>
      <w:bookmarkEnd w:id="9"/>
    </w:p>
    <w:p w14:paraId="5F40A55C" w14:textId="77777777" w:rsidR="005233BB" w:rsidRPr="00DA4572" w:rsidRDefault="00000000">
      <w:pPr>
        <w:pStyle w:val="Heading3"/>
        <w:rPr>
          <w:b w:val="0"/>
          <w:bCs w:val="0"/>
          <w:i/>
          <w:iCs/>
        </w:rPr>
      </w:pPr>
      <w:r>
        <w:rPr>
          <w:b w:val="0"/>
          <w:bCs w:val="0"/>
          <w:i/>
          <w:iCs/>
        </w:rPr>
        <w:t>Compile-Time Checking</w:t>
      </w:r>
    </w:p>
    <w:p w14:paraId="4E14A618" w14:textId="77777777" w:rsidR="005233BB" w:rsidRDefault="00000000">
      <w:pPr>
        <w:pStyle w:val="FirstParagraph"/>
      </w:pPr>
      <w:r>
        <w:t>The core mechanism of Tidy-TS is that TypeScript's compiler reviews each processing step before the code runs. If a program refers to a column that does not exist, uses a value that might be missing without handling it first, or treats text as a number, the compiler rejects the code and shows exactly where the problem is.</w:t>
      </w:r>
    </w:p>
    <w:p w14:paraId="0934C13C" w14:textId="15B16EF5" w:rsidR="005233BB" w:rsidRDefault="00000000">
      <w:pPr>
        <w:pStyle w:val="BodyText"/>
      </w:pPr>
      <w:r>
        <w:t xml:space="preserve">The framework's test suite includes approximately 1,700 tests covering </w:t>
      </w:r>
      <w:r w:rsidR="007F64EA">
        <w:t>dataset</w:t>
      </w:r>
      <w:r>
        <w:t xml:space="preserve"> operations, statistical functions, and input handling, including tests that verify column tracking works correctly through each processing step. For this evaluation, we also created a focused test file containing a series of intentional errors alongside valid operations (Supplementary A). The compiler checks this file without running it, confirming that valid operations produce the expected column types and that invalid operations are rejected. For example, it verifies that selecting columns returns only the selected columns, that joining two </w:t>
      </w:r>
      <w:r w:rsidR="00717603">
        <w:t>datasets</w:t>
      </w:r>
      <w:r>
        <w:t xml:space="preserve"> marks values as possibly missing when the join can introduce missing values, and that removing missing values from a column allows arithmetic on that column afterward.</w:t>
      </w:r>
    </w:p>
    <w:p w14:paraId="47E5DE75" w14:textId="77777777" w:rsidR="005233BB" w:rsidRDefault="005233BB">
      <w:pPr>
        <w:pStyle w:val="Spacer"/>
      </w:pPr>
      <w:bookmarkStart w:id="11" w:name="runtime-data-validation"/>
      <w:bookmarkEnd w:id="10"/>
    </w:p>
    <w:p w14:paraId="5894092A" w14:textId="77777777" w:rsidR="005233BB" w:rsidRPr="00DA4572" w:rsidRDefault="00000000">
      <w:pPr>
        <w:pStyle w:val="Heading3"/>
        <w:rPr>
          <w:b w:val="0"/>
          <w:bCs w:val="0"/>
          <w:i/>
          <w:iCs/>
        </w:rPr>
      </w:pPr>
      <w:r>
        <w:rPr>
          <w:b w:val="0"/>
          <w:bCs w:val="0"/>
          <w:i/>
          <w:iCs/>
        </w:rPr>
        <w:t>Runtime Checking and Validation</w:t>
      </w:r>
    </w:p>
    <w:p w14:paraId="42308838" w14:textId="77777777" w:rsidR="005233BB" w:rsidRDefault="00000000">
      <w:pPr>
        <w:pStyle w:val="FirstParagraph"/>
      </w:pPr>
      <w:r>
        <w:t>Compile-time checking can only work after the program knows the expected structure of the data. For data coming from files, databases, or other external sources, Tidy-TS confirms that each row matches the expected structure when the data is first loaded, a process called validation. If the data matches, the column types are set automatically. If there is an unexpected value, for example a text value when only numbers are expected, Tidy-TS reports an error and stops. After validation, the compiler checks each subsequent processing step against the known columns and types.</w:t>
      </w:r>
    </w:p>
    <w:p w14:paraId="5AE69EC3" w14:textId="77777777" w:rsidR="005233BB" w:rsidRDefault="005233BB">
      <w:pPr>
        <w:pStyle w:val="Spacer"/>
      </w:pPr>
      <w:bookmarkStart w:id="12" w:name="cross-ecosystem-comparison"/>
      <w:bookmarkEnd w:id="11"/>
    </w:p>
    <w:p w14:paraId="5C65978C" w14:textId="77777777" w:rsidR="005233BB" w:rsidRPr="00DA4572" w:rsidRDefault="00000000">
      <w:pPr>
        <w:pStyle w:val="Heading3"/>
        <w:rPr>
          <w:b w:val="0"/>
          <w:bCs w:val="0"/>
          <w:i/>
          <w:iCs/>
        </w:rPr>
      </w:pPr>
      <w:r>
        <w:rPr>
          <w:b w:val="0"/>
          <w:bCs w:val="0"/>
          <w:i/>
          <w:iCs/>
        </w:rPr>
        <w:t>Language Comparison Suite</w:t>
      </w:r>
    </w:p>
    <w:p w14:paraId="4073C79A" w14:textId="77777777" w:rsidR="005233BB" w:rsidRDefault="00000000">
      <w:pPr>
        <w:pStyle w:val="FirstParagraph"/>
      </w:pPr>
      <w:r>
        <w:t>To compare error detection across Tidy-TS, Python, and R, we created a comparison suite using sample clinical datasets representing patients, encounters, laboratory results, medications, and vital signs. The test cases were derived from error patterns described in published clinical data quality literature[4][6][7][11][14] and from errors encountered during the framework's deployment at the University of Utah. Tests were organized by the type of mistake involved, including misspelled or missing columns, using the wrong type of value, arithmetic on values that might be missing, errors introduced by joining datasets, and problems when loading data from files. Each test represents a specific clinical data processing error, such as a misspelled patient identifier, a column that no longer exists after summarization, arithmetic on a laboratory value that might be missing, a join that introduces missing data, or an invalid categorical value.</w:t>
      </w:r>
    </w:p>
    <w:p w14:paraId="34BD2E72" w14:textId="77777777" w:rsidR="005233BB" w:rsidRDefault="00000000">
      <w:pPr>
        <w:pStyle w:val="BodyText"/>
      </w:pPr>
      <w:r>
        <w:t xml:space="preserve">We implemented equivalent tests using </w:t>
      </w:r>
      <w:r w:rsidRPr="0084798B">
        <w:rPr>
          <w:i/>
          <w:iCs/>
        </w:rPr>
        <w:t xml:space="preserve">pandas </w:t>
      </w:r>
      <w:r w:rsidRPr="0084798B">
        <w:t xml:space="preserve">(3.0.3) </w:t>
      </w:r>
      <w:r>
        <w:t xml:space="preserve">with Python 3.14.5 and </w:t>
      </w:r>
      <w:r w:rsidRPr="0084798B">
        <w:rPr>
          <w:i/>
          <w:iCs/>
        </w:rPr>
        <w:t>tidyverse</w:t>
      </w:r>
      <w:r>
        <w:t xml:space="preserve"> (2.0.0) with R 4.6.0. Tidy-TS tests were run with TypeScript 5.9.2 on Deno 2.7.14, a runtime environment for TypeScript. Each outcome was classified into four categories (Table 1).</w:t>
      </w:r>
    </w:p>
    <w:p w14:paraId="30BF3152" w14:textId="77777777" w:rsidR="005233BB" w:rsidRDefault="00000000">
      <w:pPr>
        <w:pStyle w:val="BodyText"/>
      </w:pPr>
      <w:bookmarkStart w:id="13" w:name="table-1.-detection-outcomes"/>
      <w:r>
        <w:t>The tests cover five error categories, including column reference errors, value type errors, missing value errors, join errors, and data loading errors.</w:t>
      </w:r>
    </w:p>
    <w:p w14:paraId="31D3DA9A" w14:textId="77777777" w:rsidR="004E2F6B" w:rsidRDefault="00000000">
      <w:r>
        <w:t>The error categories in the comparison suite map primarily to the Conformance and Completeness dimensions of the Kahn et al. harmonized data quality framework.[Kahn 2016] Column reference and value type errors correspond to relational and value conformance. Missing value errors correspond to completeness. Join errors span both conformance and completeness. Plausibility, which requires inspecting actual data values against domain knowledge or external benchmarks, is outside the scope of compile-time checking.</w:t>
      </w:r>
    </w:p>
    <w:p w14:paraId="2776082F" w14:textId="77777777" w:rsidR="005233BB" w:rsidRDefault="005233BB">
      <w:pPr>
        <w:pStyle w:val="Spacer"/>
      </w:pPr>
      <w:bookmarkStart w:id="14" w:name="error-severity-classification"/>
      <w:bookmarkEnd w:id="12"/>
      <w:bookmarkEnd w:id="13"/>
    </w:p>
    <w:p w14:paraId="7624BC6D" w14:textId="77777777" w:rsidR="005233BB" w:rsidRPr="00DA4572" w:rsidRDefault="00000000">
      <w:pPr>
        <w:pStyle w:val="Heading3"/>
        <w:rPr>
          <w:b w:val="0"/>
          <w:bCs w:val="0"/>
          <w:i/>
          <w:iCs/>
        </w:rPr>
      </w:pPr>
      <w:r w:rsidRPr="00DA4572">
        <w:rPr>
          <w:b w:val="0"/>
          <w:bCs w:val="0"/>
          <w:i/>
          <w:iCs/>
        </w:rPr>
        <w:t>Error Severity Classification</w:t>
      </w:r>
    </w:p>
    <w:p w14:paraId="7A5D9B21" w14:textId="77777777" w:rsidR="005233BB" w:rsidRDefault="00000000">
      <w:pPr>
        <w:pStyle w:val="FirstParagraph"/>
      </w:pPr>
      <w:r>
        <w:t>Each test was also classified by how consequential the error would be if it went undetected. Severity was determined independently of whether the error was caught. This follows established approaches in quality assurance, including Failure Modes and Effects Analysis (FMEA)[45][46] and the O'Kane system for grading laboratory errors,[47][48] both of which score severity by consequence rather than likelihood of detection.</w:t>
      </w:r>
    </w:p>
    <w:p w14:paraId="741532A7" w14:textId="14ECACA1" w:rsidR="005233BB" w:rsidRDefault="00000000">
      <w:pPr>
        <w:pStyle w:val="BodyText"/>
      </w:pPr>
      <w:r>
        <w:t>Severity was assigned to each test in two tiers.</w:t>
      </w:r>
    </w:p>
    <w:p w14:paraId="32DB8A81" w14:textId="0ABC6FEB" w:rsidR="004E2F6B" w:rsidRDefault="00000000" w:rsidP="003233F9">
      <w:pPr>
        <w:pStyle w:val="BodyText"/>
      </w:pPr>
      <w:r>
        <w:rPr>
          <w:i/>
          <w:iCs/>
        </w:rPr>
        <w:lastRenderedPageBreak/>
        <w:t>High</w:t>
      </w:r>
      <w:r w:rsidR="003233F9">
        <w:rPr>
          <w:i/>
          <w:iCs/>
        </w:rPr>
        <w:t xml:space="preserve"> - </w:t>
      </w:r>
      <w:r>
        <w:t>All three of the following were required.</w:t>
      </w:r>
    </w:p>
    <w:p w14:paraId="2B5D4C0F" w14:textId="7CB96D74" w:rsidR="00DA4572" w:rsidRDefault="00000000" w:rsidP="003233F9">
      <w:pPr>
        <w:pStyle w:val="BodyText"/>
        <w:numPr>
          <w:ilvl w:val="0"/>
          <w:numId w:val="5"/>
        </w:numPr>
      </w:pPr>
      <w:r>
        <w:t>The error would change a numeric result, cohort membership, or clinical decision.</w:t>
      </w:r>
    </w:p>
    <w:p w14:paraId="353BA315" w14:textId="61936945" w:rsidR="00DA4572" w:rsidRDefault="00000000" w:rsidP="003233F9">
      <w:pPr>
        <w:pStyle w:val="BodyText"/>
        <w:numPr>
          <w:ilvl w:val="0"/>
          <w:numId w:val="5"/>
        </w:numPr>
      </w:pPr>
      <w:r>
        <w:t xml:space="preserve">The error is systematic, affecting every patient or row that meets a certain condition in the same way, rather than introducing random noise. </w:t>
      </w:r>
      <w:r w:rsidR="003233F9">
        <w:t>Based on findings that s</w:t>
      </w:r>
      <w:r>
        <w:t>ystematic data errors bias effect size estimates even at low prevalence.[17]</w:t>
      </w:r>
    </w:p>
    <w:p w14:paraId="4BEC28FB" w14:textId="14D2E375" w:rsidR="00DA4572" w:rsidRDefault="00000000" w:rsidP="003233F9">
      <w:pPr>
        <w:pStyle w:val="BodyText"/>
        <w:numPr>
          <w:ilvl w:val="0"/>
          <w:numId w:val="5"/>
        </w:numPr>
      </w:pPr>
      <w:r>
        <w:t>The incorrect output looks plausible and would not be caught by routine inspection.</w:t>
      </w:r>
    </w:p>
    <w:p w14:paraId="488774C6" w14:textId="6E0B3AA4" w:rsidR="004E2F6B" w:rsidRDefault="00000000" w:rsidP="003233F9">
      <w:pPr>
        <w:pStyle w:val="BodyText"/>
      </w:pPr>
      <w:r w:rsidRPr="00DA4572">
        <w:rPr>
          <w:i/>
          <w:iCs/>
        </w:rPr>
        <w:t>Low</w:t>
      </w:r>
      <w:r w:rsidR="003233F9">
        <w:rPr>
          <w:i/>
          <w:iCs/>
        </w:rPr>
        <w:t xml:space="preserve"> - </w:t>
      </w:r>
      <w:r>
        <w:t>The error did not meet all three High criteria</w:t>
      </w:r>
      <w:r w:rsidR="00DE0C2A">
        <w:t xml:space="preserve">, </w:t>
      </w:r>
      <w:r>
        <w:t>Any one of the following was also sufficient.</w:t>
      </w:r>
    </w:p>
    <w:p w14:paraId="0F97A773" w14:textId="5B358985" w:rsidR="00DA4572" w:rsidRDefault="00000000" w:rsidP="00DE0C2A">
      <w:pPr>
        <w:pStyle w:val="BodyText"/>
        <w:numPr>
          <w:ilvl w:val="0"/>
          <w:numId w:val="6"/>
        </w:numPr>
      </w:pPr>
      <w:r>
        <w:t xml:space="preserve">The error produces obviously wrong output that </w:t>
      </w:r>
      <w:r w:rsidR="00DE0C2A">
        <w:t xml:space="preserve">an </w:t>
      </w:r>
      <w:r>
        <w:t xml:space="preserve">analyst would </w:t>
      </w:r>
      <w:r w:rsidR="00DE0C2A">
        <w:t xml:space="preserve">likely identify and fix </w:t>
      </w:r>
      <w:r>
        <w:t>(zero rows, an entirely missing column, a negative count)</w:t>
      </w:r>
    </w:p>
    <w:p w14:paraId="47FFA03F" w14:textId="0D5A31A3" w:rsidR="00DA4572" w:rsidRDefault="00000000" w:rsidP="00DE0C2A">
      <w:pPr>
        <w:pStyle w:val="BodyText"/>
        <w:numPr>
          <w:ilvl w:val="0"/>
          <w:numId w:val="6"/>
        </w:numPr>
      </w:pPr>
      <w:r>
        <w:t>The error affects only cosmetic properties such as display formatting or column ordering.</w:t>
      </w:r>
    </w:p>
    <w:p w14:paraId="34B376F1" w14:textId="47FA0D59" w:rsidR="005233BB" w:rsidRDefault="00000000" w:rsidP="00DE0C2A">
      <w:pPr>
        <w:pStyle w:val="BodyText"/>
        <w:numPr>
          <w:ilvl w:val="0"/>
          <w:numId w:val="6"/>
        </w:numPr>
      </w:pPr>
      <w:r>
        <w:t>The error is overwritten or discarded by a later step.</w:t>
      </w:r>
    </w:p>
    <w:p w14:paraId="63E6BE29" w14:textId="56A749E5" w:rsidR="004E2F6B" w:rsidRDefault="00000000">
      <w:r>
        <w:t>Every error in the comparison suite was classified into one of the two tiers.</w:t>
      </w:r>
    </w:p>
    <w:p w14:paraId="261A1718" w14:textId="77777777" w:rsidR="005233BB" w:rsidRDefault="00000000" w:rsidP="0035341B">
      <w:pPr>
        <w:pStyle w:val="BodyText"/>
      </w:pPr>
      <w:r>
        <w:t>Detection outcomes were recorded for each language separately from severity.</w:t>
      </w:r>
    </w:p>
    <w:p w14:paraId="51F4B248" w14:textId="77777777" w:rsidR="005233BB" w:rsidRDefault="00000000">
      <w:pPr>
        <w:pStyle w:val="Heading2"/>
      </w:pPr>
      <w:bookmarkStart w:id="15" w:name="results-1"/>
      <w:bookmarkEnd w:id="8"/>
      <w:bookmarkEnd w:id="14"/>
      <w:r>
        <w:t>Results</w:t>
      </w:r>
    </w:p>
    <w:p w14:paraId="336867B2" w14:textId="77777777" w:rsidR="005233BB" w:rsidRDefault="005233BB">
      <w:pPr>
        <w:pStyle w:val="SpacerHeading"/>
      </w:pPr>
      <w:bookmarkStart w:id="16" w:name="cross-ecosystem-comparison-1"/>
    </w:p>
    <w:p w14:paraId="475EF4F3" w14:textId="77777777" w:rsidR="005233BB" w:rsidRPr="00AE0632" w:rsidRDefault="00000000">
      <w:pPr>
        <w:pStyle w:val="Heading3"/>
        <w:rPr>
          <w:b w:val="0"/>
          <w:bCs w:val="0"/>
          <w:i/>
          <w:iCs/>
        </w:rPr>
      </w:pPr>
      <w:r>
        <w:rPr>
          <w:b w:val="0"/>
          <w:bCs w:val="0"/>
          <w:i/>
          <w:iCs/>
        </w:rPr>
        <w:t>Language Comparison Suite</w:t>
      </w:r>
    </w:p>
    <w:p w14:paraId="20E7ED97" w14:textId="2F5A6300" w:rsidR="005233BB" w:rsidRDefault="00000000">
      <w:pPr>
        <w:pStyle w:val="FirstParagraph"/>
      </w:pPr>
      <w:r>
        <w:t>The comparison suite included 65 tests across five error categories, including column reference errors (16, 25%), value type errors (14, 22%), missing value errors (17, 26%), join errors (8, 12%), and data loading errors (10, 15%). Of these, 30 (46%) were classified as High severity and 35 (54%) as Low. Each test was run in Tidy-TS, pandas, and tidyverse.</w:t>
      </w:r>
    </w:p>
    <w:p w14:paraId="7C926F20" w14:textId="0FF67BE1" w:rsidR="005233BB" w:rsidRDefault="00000000">
      <w:pPr>
        <w:pStyle w:val="BodyText"/>
      </w:pPr>
      <w:r>
        <w:t xml:space="preserve">Tidy-TS caught 62 of 65 errors (95%) before the code ran and caught the remaining 3 (5%) through validation when the data was first loaded. Pandas caught 24 (37%) at runtime and missed 41 (63%). Tidyverse caught 25 (38%) at runtime, warned on 4 (6%), and missed 36 (55%) </w:t>
      </w:r>
      <w:r w:rsidRPr="003233F9">
        <w:t xml:space="preserve">(Table </w:t>
      </w:r>
      <w:r w:rsidR="00A45688" w:rsidRPr="003233F9">
        <w:t>2</w:t>
      </w:r>
      <w:r w:rsidRPr="003233F9">
        <w:t>).</w:t>
      </w:r>
    </w:p>
    <w:p w14:paraId="18BE2473" w14:textId="77777777" w:rsidR="00D62681" w:rsidRPr="00A45688" w:rsidRDefault="00000000">
      <w:pPr>
        <w:rPr>
          <w:b/>
          <w:bCs/>
        </w:rPr>
      </w:pPr>
      <w:r>
        <w:t xml:space="preserve">We also tested Python's compile-time checking tools </w:t>
      </w:r>
      <w:r w:rsidRPr="00C64EB2">
        <w:rPr>
          <w:i/>
          <w:iCs/>
        </w:rPr>
        <w:t>mypy</w:t>
      </w:r>
      <w:r>
        <w:t xml:space="preserve"> and </w:t>
      </w:r>
      <w:r w:rsidRPr="00C64EB2">
        <w:rPr>
          <w:i/>
          <w:iCs/>
        </w:rPr>
        <w:t>pyright</w:t>
      </w:r>
      <w:r>
        <w:t xml:space="preserve"> with pandas-stubs installed. Neither tool caught any of the 65 errors at compile time </w:t>
      </w:r>
      <w:r w:rsidRPr="003233F9">
        <w:t>(Supplemental Table 1).</w:t>
      </w:r>
    </w:p>
    <w:p w14:paraId="518912FD" w14:textId="77777777" w:rsidR="00805864" w:rsidRDefault="00000000">
      <w:r>
        <w:t>Tidy-TS also caught 35 of 65 errors (54%) at runtime, providing a second layer of detection for errors the compiler had already identified.</w:t>
      </w:r>
    </w:p>
    <w:p w14:paraId="12AA4B21" w14:textId="77777777" w:rsidR="005233BB" w:rsidRDefault="00000000">
      <w:pPr>
        <w:pStyle w:val="BodyText"/>
      </w:pPr>
      <w:r>
        <w:t>The largest detection gap was in the missing value category. All 17 tests continued silently in both pandas and tidyverse. Common examples included missing values carried through calculations, comparisons that silently excluded rows with missing values, and missing values introduced by joins that were used in later operations without being handled. Tidy-TS caught all 17 before the code ran.</w:t>
      </w:r>
    </w:p>
    <w:p w14:paraId="2A10F4F3" w14:textId="77777777" w:rsidR="005233BB" w:rsidRDefault="00000000">
      <w:pPr>
        <w:pStyle w:val="BodyText"/>
      </w:pPr>
      <w:r>
        <w:t>Column reference errors showed the smallest detection gap because these errors tend to stop the program immediately. Pandas and tidyverse caught 12 of 16 (75%) at runtime, typically stopping when a misspelled or nonexistent column was used. The 4 that continued silently involved columns that a processing step was expected to remove but did not, such as keeping extra columns when removing duplicate rows.</w:t>
      </w:r>
    </w:p>
    <w:p w14:paraId="6791DE73" w14:textId="77777777" w:rsidR="005233BB" w:rsidRDefault="00000000">
      <w:pPr>
        <w:pStyle w:val="BodyText"/>
      </w:pPr>
      <w:r>
        <w:t>Value type errors and join errors fell between these extremes. In both categories, pandas and tidyverse caught errors involving obviously invalid operations (such as misspelled join keys) but allowed errors with plausible output to continue silently. Figure 3 illustrates this with a laboratory result column that contains the text value "MISSING" alongside numbers. Multiplying the column by 2 produces "MISSINGMISSING" in pandas without any error or warning.</w:t>
      </w:r>
    </w:p>
    <w:p w14:paraId="620FC940" w14:textId="77777777" w:rsidR="005233BB" w:rsidRDefault="005233BB">
      <w:pPr>
        <w:pStyle w:val="Spacer"/>
      </w:pPr>
      <w:bookmarkStart w:id="17" w:name="detection-by-severity"/>
      <w:bookmarkEnd w:id="16"/>
    </w:p>
    <w:p w14:paraId="12A89689" w14:textId="77777777" w:rsidR="005233BB" w:rsidRPr="00AE0632" w:rsidRDefault="00000000">
      <w:pPr>
        <w:pStyle w:val="Heading3"/>
        <w:rPr>
          <w:b w:val="0"/>
          <w:bCs w:val="0"/>
          <w:i/>
          <w:iCs/>
        </w:rPr>
      </w:pPr>
      <w:r w:rsidRPr="00AE0632">
        <w:rPr>
          <w:b w:val="0"/>
          <w:bCs w:val="0"/>
          <w:i/>
          <w:iCs/>
        </w:rPr>
        <w:t>Detection by Severity</w:t>
      </w:r>
    </w:p>
    <w:p w14:paraId="68A3CA07" w14:textId="77201695" w:rsidR="005233BB" w:rsidRDefault="00000000">
      <w:pPr>
        <w:pStyle w:val="FirstParagraph"/>
      </w:pPr>
      <w:r>
        <w:t xml:space="preserve">The detection gap between Tidy-TS and the other languages was largest for the most consequential errors, those classified as High severity </w:t>
      </w:r>
      <w:r w:rsidRPr="003233F9">
        <w:t xml:space="preserve">(Table </w:t>
      </w:r>
      <w:r w:rsidR="00A45688" w:rsidRPr="003233F9">
        <w:t>3</w:t>
      </w:r>
      <w:r w:rsidRPr="003233F9">
        <w:t>).</w:t>
      </w:r>
      <w:r>
        <w:t xml:space="preserve"> Of the 30 High-severity tests, none continued silently in Tidy-TS. In pandas, all 30 (100%) continued silently. In tidyverse, 27 of 30 (90%) continued silently.</w:t>
      </w:r>
    </w:p>
    <w:p w14:paraId="6E8A5A96" w14:textId="77777777" w:rsidR="005233BB" w:rsidRDefault="00000000">
      <w:pPr>
        <w:pStyle w:val="BodyText"/>
      </w:pPr>
      <w:r>
        <w:t xml:space="preserve">Twelve of the 30 High-severity tests involved missing values. These errors are particularly consequential because a missing laboratory value carried through a calculation, or a missing value introduced by a join and </w:t>
      </w:r>
      <w:r>
        <w:lastRenderedPageBreak/>
        <w:t>then used in a comparison, produces output that looks correct but is systematically wrong. All 12 continued silently in both pandas and tidyverse.</w:t>
      </w:r>
    </w:p>
    <w:p w14:paraId="4CC229D9" w14:textId="07B1FB8A" w:rsidR="005233BB" w:rsidRDefault="00000000" w:rsidP="00AE0632">
      <w:pPr>
        <w:pStyle w:val="BodyText"/>
      </w:pPr>
      <w:r>
        <w:t>At Low severity, the gap narrowed. Pandas caught 24 of 35 (69%) at runtime and tidyverse caught 24 of 35 (69%), with 2 additional warnings (6%). Low-severity errors are more likely to stop the program immediately or produce visibly wrong output, such as using a column name that does not exist. Tidy-TS caught all 35 at compile time.</w:t>
      </w:r>
    </w:p>
    <w:p w14:paraId="4FCC3F53" w14:textId="77777777" w:rsidR="005233BB" w:rsidRDefault="00000000">
      <w:pPr>
        <w:pStyle w:val="Heading2"/>
      </w:pPr>
      <w:bookmarkStart w:id="18" w:name="discussion"/>
      <w:bookmarkEnd w:id="15"/>
      <w:bookmarkEnd w:id="17"/>
      <w:r>
        <w:t>Discussion</w:t>
      </w:r>
    </w:p>
    <w:p w14:paraId="69A636A8" w14:textId="77777777" w:rsidR="005233BB" w:rsidRDefault="00000000">
      <w:pPr>
        <w:pStyle w:val="FirstParagraph"/>
      </w:pPr>
      <w:r>
        <w:t xml:space="preserve">Clinical data </w:t>
      </w:r>
      <w:del w:id="26" w:author="J.T. Menchaca" w:date="2026-05-13T20:58:48Z" w16du:dateUtc="2026-05-13T20:58:48Z">
        <w:r>
          <w:rPr/>
          <w:delText xml:space="preserve">workflows often fail in small, ordinary ways. An </w:delText>
        </w:r>
      </w:del>
      <w:r>
        <w:t>analys</w:t>
      </w:r>
      <w:del w:id="27" w:author="J.T. Menchaca" w:date="2026-05-13T20:58:48Z" w16du:dateUtc="2026-05-13T20:58:48Z">
        <w:r>
          <w:rPr/>
          <w:delText>t</w:delText>
        </w:r>
      </w:del>
      <w:ins w:id="25" w:author="J.T. Menchaca" w:date="2026-05-13T20:58:48Z" w16du:dateUtc="2026-05-13T20:58:48Z">
        <w:r>
          <w:rPr/>
          <w:t>is</w:t>
        </w:r>
      </w:ins>
      <w:r>
        <w:t xml:space="preserve"> r</w:t>
      </w:r>
      <w:del w:id="28" w:author="J.T. Menchaca" w:date="2026-05-13T20:58:48Z" w16du:dateUtc="2026-05-13T20:58:48Z">
        <w:r>
          <w:rPr/>
          <w:delText>a</w:delText>
        </w:r>
      </w:del>
      <w:ins w:id="26" w:author="J.T. Menchaca" w:date="2026-05-13T20:58:48Z" w16du:dateUtc="2026-05-13T20:58:48Z">
        <w:r>
          <w:rPr/>
          <w:t>equi</w:t>
        </w:r>
      </w:ins>
      <w:r>
        <w:t>r</w:t>
      </w:r>
      <w:del w:id="29" w:author="J.T. Menchaca" w:date="2026-05-13T20:58:48Z" w16du:dateUtc="2026-05-13T20:58:48Z">
        <w:r>
          <w:rPr/>
          <w:delText>ely writ</w:delText>
        </w:r>
      </w:del>
      <w:r>
        <w:t xml:space="preserve">es </w:t>
      </w:r>
      <w:ins w:id="27" w:author="J.T. Menchaca" w:date="2026-05-13T20:58:48Z" w16du:dateUtc="2026-05-13T20:58:48Z">
        <w:r>
          <w:rPr/>
          <w:t>m</w:t>
        </w:r>
      </w:ins>
      <w:r>
        <w:t>a</w:t>
      </w:r>
      <w:del w:id="30" w:author="J.T. Menchaca" w:date="2026-05-13T20:58:48Z" w16du:dateUtc="2026-05-13T20:58:48Z">
        <w:r>
          <w:rPr/>
          <w:delText xml:space="preserve"> completel</w:delText>
        </w:r>
      </w:del>
      <w:ins w:id="28" w:author="J.T. Menchaca" w:date="2026-05-13T20:58:48Z" w16du:dateUtc="2026-05-13T20:58:48Z">
        <w:r>
          <w:rPr/>
          <w:t>n</w:t>
        </w:r>
      </w:ins>
      <w:r>
        <w:t>y</w:t>
      </w:r>
      <w:del w:id="31" w:author="J.T. Menchaca" w:date="2026-05-13T20:58:48Z" w16du:dateUtc="2026-05-13T20:58:48Z">
        <w:r>
          <w:rPr/>
          <w:delText xml:space="preserve"> invalid</w:delText>
        </w:r>
      </w:del>
      <w:r>
        <w:t xml:space="preserve"> pro</w:t>
      </w:r>
      <w:ins w:id="29" w:author="J.T. Menchaca" w:date="2026-05-13T20:58:48Z" w16du:dateUtc="2026-05-13T20:58:48Z">
        <w:r>
          <w:rPr/>
          <w:t>cessin</w:t>
        </w:r>
      </w:ins>
      <w:r>
        <w:t>g</w:t>
      </w:r>
      <w:del w:id="32" w:author="J.T. Menchaca" w:date="2026-05-13T20:58:48Z" w16du:dateUtc="2026-05-13T20:58:48Z">
        <w:r>
          <w:rPr/>
          <w:delText>ram.</w:delText>
        </w:r>
      </w:del>
      <w:r>
        <w:t xml:space="preserve"> </w:t>
      </w:r>
      <w:del w:id="33" w:author="J.T. Menchaca" w:date="2026-05-13T20:58:48Z" w16du:dateUtc="2026-05-13T20:58:48Z">
        <w:r>
          <w:rPr/>
          <w:delText>More of</w:delText>
        </w:r>
      </w:del>
      <w:ins w:id="30" w:author="J.T. Menchaca" w:date="2026-05-13T20:58:48Z" w16du:dateUtc="2026-05-13T20:58:48Z">
        <w:r>
          <w:rPr/>
          <w:t>s</w:t>
        </w:r>
      </w:ins>
      <w:r>
        <w:t>te</w:t>
      </w:r>
      <w:del w:id="34" w:author="J.T. Menchaca" w:date="2026-05-13T20:58:48Z" w16du:dateUtc="2026-05-13T20:58:48Z">
        <w:r>
          <w:rPr/>
          <w:delText>n</w:delText>
        </w:r>
      </w:del>
      <w:ins w:id="31" w:author="J.T. Menchaca" w:date="2026-05-13T20:58:48Z" w16du:dateUtc="2026-05-13T20:58:48Z">
        <w:r>
          <w:rPr/>
          <w:t>ps</w:t>
        </w:r>
      </w:ins>
      <w:r>
        <w:t>, an</w:t>
      </w:r>
      <w:ins w:id="32" w:author="J.T. Menchaca" w:date="2026-05-13T20:58:48Z" w16du:dateUtc="2026-05-13T20:58:48Z">
        <w:r>
          <w:rPr/>
          <w:t>d</w:t>
        </w:r>
      </w:ins>
      <w:r>
        <w:t xml:space="preserve"> </w:t>
      </w:r>
      <w:ins w:id="33" w:author="J.T. Menchaca" w:date="2026-05-13T20:58:48Z" w16du:dateUtc="2026-05-13T20:58:48Z">
        <w:r>
          <w:rPr/>
          <w:t>e</w:t>
        </w:r>
      </w:ins>
      <w:r>
        <w:t>a</w:t>
      </w:r>
      <w:del w:id="35" w:author="J.T. Menchaca" w:date="2026-05-13T20:58:48Z" w16du:dateUtc="2026-05-13T20:58:48Z">
        <w:r>
          <w:rPr/>
          <w:delText>ssumption be</w:delText>
        </w:r>
      </w:del>
      <w:r>
        <w:t>c</w:t>
      </w:r>
      <w:del w:id="36" w:author="J.T. Menchaca" w:date="2026-05-13T20:58:48Z" w16du:dateUtc="2026-05-13T20:58:48Z">
        <w:r>
          <w:rPr/>
          <w:delText>omes</w:delText>
        </w:r>
      </w:del>
      <w:ins w:id="34" w:author="J.T. Menchaca" w:date="2026-05-13T20:58:48Z" w16du:dateUtc="2026-05-13T20:58:48Z">
        <w:r>
          <w:rPr/>
          <w:t>h</w:t>
        </w:r>
      </w:ins>
      <w:r>
        <w:t xml:space="preserve"> st</w:t>
      </w:r>
      <w:ins w:id="35" w:author="J.T. Menchaca" w:date="2026-05-13T20:58:48Z" w16du:dateUtc="2026-05-13T20:58:48Z">
        <w:r>
          <w:rPr/>
          <w:t>ep c</w:t>
        </w:r>
      </w:ins>
      <w:r>
        <w:t>a</w:t>
      </w:r>
      <w:del w:id="37" w:author="J.T. Menchaca" w:date="2026-05-13T20:58:48Z" w16du:dateUtc="2026-05-13T20:58:48Z">
        <w:r>
          <w:rPr/>
          <w:delText>l</w:delText>
        </w:r>
      </w:del>
      <w:ins w:id="36" w:author="J.T. Menchaca" w:date="2026-05-13T20:58:48Z" w16du:dateUtc="2026-05-13T20:58:48Z">
        <w:r>
          <w:rPr/>
          <w:t>n introduc</w:t>
        </w:r>
      </w:ins>
      <w:r>
        <w:t>e</w:t>
      </w:r>
      <w:ins w:id="37" w:author="J.T. Menchaca" w:date="2026-05-13T20:58:48Z" w16du:dateUtc="2026-05-13T20:58:48Z">
        <w:r>
          <w:rPr/>
          <w:t xml:space="preserve"> errors</w:t>
        </w:r>
      </w:ins>
      <w:r>
        <w:t xml:space="preserve">. </w:t>
      </w:r>
      <w:del w:id="38" w:author="J.T. Menchaca" w:date="2026-05-13T20:58:48Z" w16du:dateUtc="2026-05-13T20:58:48Z">
        <w:r>
          <w:rPr/>
          <w:delText>A c</w:delText>
        </w:r>
      </w:del>
      <w:ins w:id="38" w:author="J.T. Menchaca" w:date="2026-05-13T20:58:48Z" w16du:dateUtc="2026-05-13T20:58:48Z">
        <w:r>
          <w:rPr/>
          <w:t>C</w:t>
        </w:r>
      </w:ins>
      <w:r>
        <w:t>olumn</w:t>
      </w:r>
      <w:ins w:id="39" w:author="J.T. Menchaca" w:date="2026-05-13T20:58:48Z" w16du:dateUtc="2026-05-13T20:58:48Z">
        <w:r>
          <w:rPr/>
          <w:t>s</w:t>
        </w:r>
      </w:ins>
      <w:r>
        <w:t xml:space="preserve"> </w:t>
      </w:r>
      <w:ins w:id="40" w:author="J.T. Menchaca" w:date="2026-05-13T20:58:48Z" w16du:dateUtc="2026-05-13T20:58:48Z">
        <w:r>
          <w:rPr/>
          <w:t>are m</w:t>
        </w:r>
      </w:ins>
      <w:r>
        <w:t>is</w:t>
      </w:r>
      <w:ins w:id="41" w:author="J.T. Menchaca" w:date="2026-05-13T20:58:48Z" w16du:dateUtc="2026-05-13T20:58:48Z">
        <w:r>
          <w:rPr/>
          <w:t>spelled or</w:t>
        </w:r>
      </w:ins>
      <w:r>
        <w:t xml:space="preserve"> re</w:t>
      </w:r>
      <w:del w:id="39" w:author="J.T. Menchaca" w:date="2026-05-13T20:58:48Z" w16du:dateUtc="2026-05-13T20:58:48Z">
        <w:r>
          <w:rPr/>
          <w:delText>na</w:delText>
        </w:r>
      </w:del>
      <w:r>
        <w:t>m</w:t>
      </w:r>
      <w:ins w:id="42" w:author="J.T. Menchaca" w:date="2026-05-13T20:58:48Z" w16du:dateUtc="2026-05-13T20:58:48Z">
        <w:r>
          <w:rPr/>
          <w:t>ov</w:t>
        </w:r>
      </w:ins>
      <w:r>
        <w:t>ed</w:t>
      </w:r>
      <w:del w:id="40" w:author="J.T. Menchaca" w:date="2026-05-13T20:58:48Z" w16du:dateUtc="2026-05-13T20:58:48Z">
        <w:r>
          <w:rPr/>
          <w:delText>.</w:delText>
        </w:r>
      </w:del>
      <w:r>
        <w:t xml:space="preserve"> </w:t>
      </w:r>
      <w:del w:id="41" w:author="J.T. Menchaca" w:date="2026-05-13T20:58:48Z" w16du:dateUtc="2026-05-13T20:58:48Z">
        <w:r>
          <w:rPr/>
          <w:delText>A</w:delText>
        </w:r>
      </w:del>
      <w:ins w:id="43" w:author="J.T. Menchaca" w:date="2026-05-13T20:58:48Z" w16du:dateUtc="2026-05-13T20:58:48Z">
        <w:r>
          <w:rPr/>
          <w:t>by earlier steps,</w:t>
        </w:r>
      </w:ins>
      <w:r>
        <w:t xml:space="preserve"> join</w:t>
      </w:r>
      <w:ins w:id="44" w:author="J.T. Menchaca" w:date="2026-05-13T20:58:48Z" w16du:dateUtc="2026-05-13T20:58:48Z">
        <w:r>
          <w:rPr/>
          <w:t>s</w:t>
        </w:r>
      </w:ins>
      <w:r>
        <w:t xml:space="preserve"> change</w:t>
      </w:r>
      <w:del w:id="42" w:author="J.T. Menchaca" w:date="2026-05-13T20:58:48Z" w16du:dateUtc="2026-05-13T20:58:48Z">
        <w:r>
          <w:rPr/>
          <w:delText>s</w:delText>
        </w:r>
      </w:del>
      <w:r>
        <w:t xml:space="preserve"> which patients have complete data</w:t>
      </w:r>
      <w:del w:id="43" w:author="J.T. Menchaca" w:date="2026-05-13T20:58:48Z" w16du:dateUtc="2026-05-13T20:58:48Z">
        <w:r>
          <w:rPr/>
          <w:delText>.</w:delText>
        </w:r>
      </w:del>
      <w:ins w:id="45" w:author="J.T. Menchaca" w:date="2026-05-13T20:58:48Z" w16du:dateUtc="2026-05-13T20:58:48Z">
        <w:r>
          <w:rPr/>
          <w:t>,</w:t>
        </w:r>
      </w:ins>
      <w:r>
        <w:t xml:space="preserve"> </w:t>
      </w:r>
      <w:del w:id="44" w:author="J.T. Menchaca" w:date="2026-05-13T20:58:48Z" w16du:dateUtc="2026-05-13T20:58:48Z">
        <w:r>
          <w:rPr/>
          <w:delText>A summ</w:delText>
        </w:r>
      </w:del>
      <w:r>
        <w:t>a</w:t>
      </w:r>
      <w:del w:id="45" w:author="J.T. Menchaca" w:date="2026-05-13T20:58:48Z" w16du:dateUtc="2026-05-13T20:58:48Z">
        <w:r>
          <w:rPr/>
          <w:delText xml:space="preserve">ry step removes </w:delText>
        </w:r>
      </w:del>
      <w:ins w:id="46" w:author="J.T. Menchaca" w:date="2026-05-13T20:58:48Z" w16du:dateUtc="2026-05-13T20:58:48Z">
        <w:r>
          <w:rPr/>
          <w:t>n</w:t>
        </w:r>
      </w:ins>
      <w:r>
        <w:t>d</w:t>
      </w:r>
      <w:del w:id="46" w:author="J.T. Menchaca" w:date="2026-05-13T20:58:48Z" w16du:dateUtc="2026-05-13T20:58:48Z">
        <w:r>
          <w:rPr/>
          <w:delText>etailed encounter columns. A</w:delText>
        </w:r>
      </w:del>
      <w:r>
        <w:t xml:space="preserve"> missing </w:t>
      </w:r>
      <w:ins w:id="47" w:author="J.T. Menchaca" w:date="2026-05-13T20:58:48Z" w16du:dateUtc="2026-05-13T20:58:48Z">
        <w:r>
          <w:rPr/>
          <w:t>va</w:t>
        </w:r>
      </w:ins>
      <w:r>
        <w:t>l</w:t>
      </w:r>
      <w:del w:id="47" w:author="J.T. Menchaca" w:date="2026-05-13T20:58:48Z" w16du:dateUtc="2026-05-13T20:58:48Z">
        <w:r>
          <w:rPr/>
          <w:delText>aboratory reference range becom</w:delText>
        </w:r>
      </w:del>
      <w:ins w:id="48" w:author="J.T. Menchaca" w:date="2026-05-13T20:58:48Z" w16du:dateUtc="2026-05-13T20:58:48Z">
        <w:r>
          <w:rPr/>
          <w:t>u</w:t>
        </w:r>
      </w:ins>
      <w:r>
        <w:t xml:space="preserve">es </w:t>
      </w:r>
      <w:del w:id="48" w:author="J.T. Menchaca" w:date="2026-05-13T20:58:48Z" w16du:dateUtc="2026-05-13T20:58:48Z">
        <w:r>
          <w:rPr/>
          <w:delText>pa</w:delText>
        </w:r>
      </w:del>
      <w:ins w:id="49" w:author="J.T. Menchaca" w:date="2026-05-13T20:58:48Z" w16du:dateUtc="2026-05-13T20:58:48Z">
        <w:r>
          <w:rPr/>
          <w:t>ente</w:t>
        </w:r>
      </w:ins>
      <w:r>
        <w:t>r</w:t>
      </w:r>
      <w:del w:id="49" w:author="J.T. Menchaca" w:date="2026-05-13T20:58:48Z" w16du:dateUtc="2026-05-13T20:58:48Z">
        <w:r>
          <w:rPr/>
          <w:delText>t of a</w:delText>
        </w:r>
      </w:del>
      <w:r>
        <w:t xml:space="preserve"> calculation</w:t>
      </w:r>
      <w:ins w:id="50" w:author="J.T. Menchaca" w:date="2026-05-13T20:58:48Z" w16du:dateUtc="2026-05-13T20:58:48Z">
        <w:r>
          <w:rPr/>
          <w:t>s</w:t>
        </w:r>
      </w:ins>
      <w:r>
        <w:t xml:space="preserve">. </w:t>
      </w:r>
      <w:del w:id="50" w:author="J.T. Menchaca" w:date="2026-05-13T20:58:48Z" w16du:dateUtc="2026-05-13T20:58:48Z">
        <w:r>
          <w:rPr/>
          <w:delText>T</w:delText>
        </w:r>
      </w:del>
      <w:ins w:id="51" w:author="J.T. Menchaca" w:date="2026-05-13T20:58:48Z" w16du:dateUtc="2026-05-13T20:58:48Z">
        <w:r>
          <w:rPr/>
          <w:t>When t</w:t>
        </w:r>
      </w:ins>
      <w:r>
        <w:t>hese</w:t>
      </w:r>
      <w:del w:id="51" w:author="J.T. Menchaca" w:date="2026-05-13T20:58:48Z" w16du:dateUtc="2026-05-13T20:58:48Z">
        <w:r>
          <w:rPr/>
          <w:delText xml:space="preserve"> are the kinds of</w:delText>
        </w:r>
      </w:del>
      <w:r>
        <w:t xml:space="preserve"> errors </w:t>
      </w:r>
      <w:del w:id="52" w:author="J.T. Menchaca" w:date="2026-05-13T20:58:48Z" w16du:dateUtc="2026-05-13T20:58:48Z">
        <w:r>
          <w:rPr/>
          <w:delText>T</w:delText>
        </w:r>
      </w:del>
      <w:ins w:id="52" w:author="J.T. Menchaca" w:date="2026-05-13T20:58:48Z" w16du:dateUtc="2026-05-13T20:58:48Z">
        <w:r>
          <w:rPr/>
          <w:t>stop the program, the analyst can f</w:t>
        </w:r>
      </w:ins>
      <w:r>
        <w:t>i</w:t>
      </w:r>
      <w:ins w:id="53" w:author="J.T. Menchaca" w:date="2026-05-13T20:58:48Z" w16du:dateUtc="2026-05-13T20:58:48Z">
        <w:r>
          <w:rPr/>
          <w:t>n</w:t>
        </w:r>
      </w:ins>
      <w:r>
        <w:t>d</w:t>
      </w:r>
      <w:ins w:id="54" w:author="J.T. Menchaca" w:date="2026-05-13T20:58:48Z" w16du:dateUtc="2026-05-13T20:58:48Z">
        <w:r>
          <w:rPr/>
          <w:t xml:space="preserve"> and fix them. When the</w:t>
        </w:r>
      </w:ins>
      <w:r>
        <w:t>y</w:t>
      </w:r>
      <w:del w:id="53" w:author="J.T. Menchaca" w:date="2026-05-13T20:58:48Z" w16du:dateUtc="2026-05-13T20:58:48Z">
        <w:r>
          <w:rPr/>
          <w:delText>-TS</w:delText>
        </w:r>
      </w:del>
      <w:r>
        <w:t xml:space="preserve"> </w:t>
      </w:r>
      <w:ins w:id="55" w:author="J.T. Menchaca" w:date="2026-05-13T20:58:48Z" w16du:dateUtc="2026-05-13T20:58:48Z">
        <w:r>
          <w:rPr/>
          <w:t>do not, incorrect results enter downstream analys</w:t>
        </w:r>
      </w:ins>
      <w:r>
        <w:t xml:space="preserve">is </w:t>
      </w:r>
      <w:del w:id="54" w:author="J.T. Menchaca" w:date="2026-05-13T20:58:48Z" w16du:dateUtc="2026-05-13T20:58:48Z">
        <w:r>
          <w:rPr/>
          <w:delText>de</w:delText>
        </w:r>
      </w:del>
      <w:ins w:id="56" w:author="J.T. Menchaca" w:date="2026-05-13T20:58:48Z" w16du:dateUtc="2026-05-13T20:58:48Z">
        <w:r>
          <w:rPr/>
          <w:t xml:space="preserve">without any </w:t>
        </w:r>
      </w:ins>
      <w:r>
        <w:t>sign</w:t>
      </w:r>
      <w:del w:id="55" w:author="J.T. Menchaca" w:date="2026-05-13T20:58:48Z" w16du:dateUtc="2026-05-13T20:58:48Z">
        <w:r>
          <w:rPr/>
          <w:delText>ed</w:delText>
        </w:r>
      </w:del>
      <w:ins w:id="57" w:author="J.T. Menchaca" w:date="2026-05-13T20:58:48Z" w16du:dateUtc="2026-05-13T20:58:48Z">
        <w:r>
          <w:rPr/>
          <w:t>al</w:t>
        </w:r>
      </w:ins>
      <w:r>
        <w:t xml:space="preserve"> t</w:t>
      </w:r>
      <w:del w:id="56" w:author="J.T. Menchaca" w:date="2026-05-13T20:58:48Z" w16du:dateUtc="2026-05-13T20:58:48Z">
        <w:r>
          <w:rPr/>
          <w:delText>o</w:delText>
        </w:r>
      </w:del>
      <w:ins w:id="58" w:author="J.T. Menchaca" w:date="2026-05-13T20:58:48Z" w16du:dateUtc="2026-05-13T20:58:48Z">
        <w:r>
          <w:rPr/>
          <w:t>hat</w:t>
        </w:r>
      </w:ins>
      <w:r>
        <w:t xml:space="preserve"> s</w:t>
      </w:r>
      <w:del w:id="57" w:author="J.T. Menchaca" w:date="2026-05-13T20:58:48Z" w16du:dateUtc="2026-05-13T20:58:48Z">
        <w:r>
          <w:rPr/>
          <w:delText>u</w:delText>
        </w:r>
      </w:del>
      <w:ins w:id="59" w:author="J.T. Menchaca" w:date="2026-05-13T20:58:48Z" w16du:dateUtc="2026-05-13T20:58:48Z">
        <w:r>
          <w:rPr/>
          <w:t>omething went w</w:t>
        </w:r>
      </w:ins>
      <w:r>
        <w:t>r</w:t>
      </w:r>
      <w:del w:id="58" w:author="J.T. Menchaca" w:date="2026-05-13T20:58:48Z" w16du:dateUtc="2026-05-13T20:58:48Z">
        <w:r>
          <w:rPr/>
          <w:delText>face</w:delText>
        </w:r>
      </w:del>
      <w:ins w:id="60" w:author="J.T. Menchaca" w:date="2026-05-13T20:58:48Z" w16du:dateUtc="2026-05-13T20:58:48Z">
        <w:r>
          <w:rPr/>
          <w:t>ong</w:t>
        </w:r>
      </w:ins>
      <w:r>
        <w:t>.</w:t>
      </w:r>
    </w:p>
    <w:p w14:paraId="288BAD44" w14:textId="77777777" w:rsidR="005233BB" w:rsidRDefault="00000000">
      <w:pPr>
        <w:pStyle w:val="BodyText"/>
      </w:pPr>
      <w:del w:id="59" w:author="J.T. Menchaca" w:date="2026-05-13T20:58:48Z" w16du:dateUtc="2026-05-13T20:58:48Z">
        <w:r>
          <w:rPr/>
          <w:delText xml:space="preserve">Python and R catch most Low-severity errors at runtime. The central finding is that </w:delText>
        </w:r>
      </w:del>
      <w:r>
        <w:t>Tidy-TS ca</w:t>
      </w:r>
      <w:ins w:id="61" w:author="J.T. Menchaca" w:date="2026-05-13T20:58:48Z" w16du:dateUtc="2026-05-13T20:58:48Z">
        <w:r>
          <w:rPr/>
          <w:t>ugh</w:t>
        </w:r>
      </w:ins>
      <w:r>
        <w:t>t</w:t>
      </w:r>
      <w:del w:id="60" w:author="J.T. Menchaca" w:date="2026-05-13T20:58:48Z" w16du:dateUtc="2026-05-13T20:58:48Z">
        <w:r>
          <w:rPr/>
          <w:delText>c</w:delText>
        </w:r>
      </w:del>
      <w:ins w:id="62" w:author="J.T. Menchaca" w:date="2026-05-13T20:58:48Z" w16du:dateUtc="2026-05-13T20:58:48Z">
        <w:r>
          <w:rPr/>
          <w:t xml:space="preserve"> all 30 </w:t>
        </w:r>
      </w:ins>
      <w:r>
        <w:t>h</w:t>
      </w:r>
      <w:del w:id="61" w:author="J.T. Menchaca" w:date="2026-05-13T20:58:48Z" w16du:dateUtc="2026-05-13T20:58:48Z">
        <w:r>
          <w:rPr/>
          <w:delText>es the H</w:delText>
        </w:r>
      </w:del>
      <w:r>
        <w:t xml:space="preserve">igh-severity errors </w:t>
      </w:r>
      <w:ins w:id="63" w:author="J.T. Menchaca" w:date="2026-05-13T20:58:48Z" w16du:dateUtc="2026-05-13T20:58:48Z">
        <w:r>
          <w:rPr/>
          <w:t xml:space="preserve">before </w:t>
        </w:r>
      </w:ins>
      <w:r>
        <w:t>th</w:t>
      </w:r>
      <w:del w:id="62" w:author="J.T. Menchaca" w:date="2026-05-13T20:58:48Z" w16du:dateUtc="2026-05-13T20:58:48Z">
        <w:r>
          <w:rPr/>
          <w:delText>at</w:delText>
        </w:r>
      </w:del>
      <w:ins w:id="64" w:author="J.T. Menchaca" w:date="2026-05-13T20:58:48Z" w16du:dateUtc="2026-05-13T20:58:48Z">
        <w:r>
          <w:rPr/>
          <w:t>e</w:t>
        </w:r>
      </w:ins>
      <w:r>
        <w:t xml:space="preserve"> </w:t>
      </w:r>
      <w:del w:id="63" w:author="J.T. Menchaca" w:date="2026-05-13T20:58:48Z" w16du:dateUtc="2026-05-13T20:58:48Z">
        <w:r>
          <w:rPr/>
          <w:delText>Pyth</w:delText>
        </w:r>
      </w:del>
      <w:ins w:id="65" w:author="J.T. Menchaca" w:date="2026-05-13T20:58:48Z" w16du:dateUtc="2026-05-13T20:58:48Z">
        <w:r>
          <w:rPr/>
          <w:t>c</w:t>
        </w:r>
      </w:ins>
      <w:r>
        <w:t>o</w:t>
      </w:r>
      <w:del w:id="64" w:author="J.T. Menchaca" w:date="2026-05-13T20:58:48Z" w16du:dateUtc="2026-05-13T20:58:48Z">
        <w:r>
          <w:rPr/>
          <w:delText>n</w:delText>
        </w:r>
      </w:del>
      <w:ins w:id="66" w:author="J.T. Menchaca" w:date="2026-05-13T20:58:48Z" w16du:dateUtc="2026-05-13T20:58:48Z">
        <w:r>
          <w:rPr/>
          <w:t>de</w:t>
        </w:r>
      </w:ins>
      <w:r>
        <w:t xml:space="preserve"> </w:t>
      </w:r>
      <w:ins w:id="67" w:author="J.T. Menchaca" w:date="2026-05-13T20:58:48Z" w16du:dateUtc="2026-05-13T20:58:48Z">
        <w:r>
          <w:rPr/>
          <w:t>r</w:t>
        </w:r>
      </w:ins>
      <w:r>
        <w:t>an</w:t>
      </w:r>
      <w:del w:id="65" w:author="J.T. Menchaca" w:date="2026-05-13T20:58:48Z" w16du:dateUtc="2026-05-13T20:58:48Z">
        <w:r>
          <w:rPr/>
          <w:delText>d R miss</w:delText>
        </w:r>
      </w:del>
      <w:r>
        <w:t>. All 30</w:t>
      </w:r>
      <w:del w:id="66" w:author="J.T. Menchaca" w:date="2026-05-13T20:58:48Z" w16du:dateUtc="2026-05-13T20:58:48Z">
        <w:r>
          <w:rPr/>
          <w:delText xml:space="preserve"> High-severity errors</w:delText>
        </w:r>
      </w:del>
      <w:r>
        <w:t xml:space="preserve"> continued silently in pandas, and 27 of 30 in tidyverse. T</w:t>
      </w:r>
      <w:del w:id="67" w:author="J.T. Menchaca" w:date="2026-05-13T20:58:48Z" w16du:dateUtc="2026-05-13T20:58:48Z">
        <w:r>
          <w:rPr/>
          <w:delText>welv</w:delText>
        </w:r>
      </w:del>
      <w:ins w:id="68" w:author="J.T. Menchaca" w:date="2026-05-13T20:58:48Z" w16du:dateUtc="2026-05-13T20:58:48Z">
        <w:r>
          <w:rPr/>
          <w:t>h</w:t>
        </w:r>
      </w:ins>
      <w:r>
        <w:t xml:space="preserve">e </w:t>
      </w:r>
      <w:ins w:id="69" w:author="J.T. Menchaca" w:date="2026-05-13T20:58:48Z" w16du:dateUtc="2026-05-13T20:58:48Z">
        <w:r>
          <w:rPr/>
          <w:t>gap is c</w:t>
        </w:r>
      </w:ins>
      <w:r>
        <w:t>o</w:t>
      </w:r>
      <w:del w:id="68" w:author="J.T. Menchaca" w:date="2026-05-13T20:58:48Z" w16du:dateUtc="2026-05-13T20:58:48Z">
        <w:r>
          <w:rPr/>
          <w:delText>f</w:delText>
        </w:r>
      </w:del>
      <w:ins w:id="70" w:author="J.T. Menchaca" w:date="2026-05-13T20:58:48Z" w16du:dateUtc="2026-05-13T20:58:48Z">
        <w:r>
          <w:rPr/>
          <w:t>ncentrated in errors</w:t>
        </w:r>
      </w:ins>
      <w:r>
        <w:t xml:space="preserve"> th</w:t>
      </w:r>
      <w:del w:id="69" w:author="J.T. Menchaca" w:date="2026-05-13T20:58:48Z" w16du:dateUtc="2026-05-13T20:58:48Z">
        <w:r>
          <w:rPr/>
          <w:delText>ese involved missing values, where a missing value carried through a calcul</w:delText>
        </w:r>
      </w:del>
      <w:r>
        <w:t>at</w:t>
      </w:r>
      <w:del w:id="70" w:author="J.T. Menchaca" w:date="2026-05-13T20:58:48Z" w16du:dateUtc="2026-05-13T20:58:48Z">
        <w:r>
          <w:rPr/>
          <w:delText>ion or introduced by a join</w:delText>
        </w:r>
      </w:del>
      <w:r>
        <w:t xml:space="preserve"> produce</w:t>
      </w:r>
      <w:ins w:id="71" w:author="J.T. Menchaca" w:date="2026-05-13T20:58:48Z" w16du:dateUtc="2026-05-13T20:58:48Z">
        <w:r>
          <w:rPr/>
          <w:t xml:space="preserve"> plau</w:t>
        </w:r>
      </w:ins>
      <w:r>
        <w:t>s</w:t>
      </w:r>
      <w:del w:id="71" w:author="J.T. Menchaca" w:date="2026-05-13T20:58:48Z" w16du:dateUtc="2026-05-13T20:58:48Z">
        <w:r>
          <w:rPr/>
          <w:delText xml:space="preserve"> output that </w:delText>
        </w:r>
      </w:del>
      <w:ins w:id="72" w:author="J.T. Menchaca" w:date="2026-05-13T20:58:48Z" w16du:dateUtc="2026-05-13T20:58:48Z">
        <w:r>
          <w:rPr/>
          <w:t>ib</w:t>
        </w:r>
      </w:ins>
      <w:r>
        <w:t>l</w:t>
      </w:r>
      <w:del w:id="72" w:author="J.T. Menchaca" w:date="2026-05-13T20:58:48Z" w16du:dateUtc="2026-05-13T20:58:48Z">
        <w:r>
          <w:rPr/>
          <w:delText>ooks corr</w:delText>
        </w:r>
      </w:del>
      <w:r>
        <w:t>e</w:t>
      </w:r>
      <w:del w:id="73" w:author="J.T. Menchaca" w:date="2026-05-13T20:58:48Z" w16du:dateUtc="2026-05-13T20:58:48Z">
        <w:r>
          <w:rPr/>
          <w:delText>ct</w:delText>
        </w:r>
      </w:del>
      <w:r>
        <w:t xml:space="preserve"> but</w:t>
      </w:r>
      <w:del w:id="74" w:author="J.T. Menchaca" w:date="2026-05-13T20:58:48Z" w16du:dateUtc="2026-05-13T20:58:48Z">
        <w:r>
          <w:rPr/>
          <w:delText xml:space="preserve"> is</w:delText>
        </w:r>
      </w:del>
      <w:r>
        <w:t xml:space="preserve"> systematically wrong</w:t>
      </w:r>
      <w:del w:id="75" w:author="J.T. Menchaca" w:date="2026-05-13T20:58:48Z" w16du:dateUtc="2026-05-13T20:58:48Z">
        <w:r>
          <w:rPr/>
          <w:delText>.</w:delText>
        </w:r>
      </w:del>
      <w:r>
        <w:t xml:space="preserve"> </w:t>
      </w:r>
      <w:del w:id="76" w:author="J.T. Menchaca" w:date="2026-05-13T20:58:48Z" w16du:dateUtc="2026-05-13T20:58:48Z">
        <w:r>
          <w:rPr/>
          <w:delText>Th</w:delText>
        </w:r>
      </w:del>
      <w:ins w:id="73" w:author="J.T. Menchaca" w:date="2026-05-13T20:58:48Z" w16du:dateUtc="2026-05-13T20:58:48Z">
        <w:r>
          <w:rPr/>
          <w:t>output, particularly m</w:t>
        </w:r>
      </w:ins>
      <w:r>
        <w:t>is</w:t>
      </w:r>
      <w:ins w:id="74" w:author="J.T. Menchaca" w:date="2026-05-13T20:58:48Z" w16du:dateUtc="2026-05-13T20:58:48Z">
        <w:r>
          <w:rPr/>
          <w:t>sing</w:t>
        </w:r>
      </w:ins>
      <w:r>
        <w:t xml:space="preserve"> </w:t>
      </w:r>
      <w:ins w:id="75" w:author="J.T. Menchaca" w:date="2026-05-13T20:58:48Z" w16du:dateUtc="2026-05-13T20:58:48Z">
        <w:r>
          <w:rPr/>
          <w:t>values carr</w:t>
        </w:r>
      </w:ins>
      <w:r>
        <w:t>i</w:t>
      </w:r>
      <w:del w:id="77" w:author="J.T. Menchaca" w:date="2026-05-13T20:58:48Z" w16du:dateUtc="2026-05-13T20:58:48Z">
        <w:r>
          <w:rPr/>
          <w:delText>s</w:delText>
        </w:r>
      </w:del>
      <w:ins w:id="76" w:author="J.T. Menchaca" w:date="2026-05-13T20:58:48Z" w16du:dateUtc="2026-05-13T20:58:48Z">
        <w:r>
          <w:rPr/>
          <w:t>ed</w:t>
        </w:r>
      </w:ins>
      <w:r>
        <w:t xml:space="preserve"> th</w:t>
      </w:r>
      <w:ins w:id="77" w:author="J.T. Menchaca" w:date="2026-05-13T20:58:48Z" w16du:dateUtc="2026-05-13T20:58:48Z">
        <w:r>
          <w:rPr/>
          <w:t>rough calculations or introduc</w:t>
        </w:r>
      </w:ins>
      <w:r>
        <w:t>e</w:t>
      </w:r>
      <w:ins w:id="78" w:author="J.T. Menchaca" w:date="2026-05-13T20:58:48Z" w16du:dateUtc="2026-05-13T20:58:48Z">
        <w:r>
          <w:rPr/>
          <w:t>d by joins. Systematic data</w:t>
        </w:r>
      </w:ins>
      <w:r>
        <w:t xml:space="preserve"> error</w:t>
      </w:r>
      <w:ins w:id="79" w:author="J.T. Menchaca" w:date="2026-05-13T20:58:48Z" w16du:dateUtc="2026-05-13T20:58:48Z">
        <w:r>
          <w:rPr/>
          <w:t>s</w:t>
        </w:r>
      </w:ins>
      <w:r>
        <w:t xml:space="preserve"> </w:t>
      </w:r>
      <w:del w:id="78" w:author="J.T. Menchaca" w:date="2026-05-13T20:58:48Z" w16du:dateUtc="2026-05-13T20:58:48Z">
        <w:r>
          <w:rPr/>
          <w:delText>p</w:delText>
        </w:r>
      </w:del>
      <w:ins w:id="80" w:author="J.T. Menchaca" w:date="2026-05-13T20:58:48Z" w16du:dateUtc="2026-05-13T20:58:48Z">
        <w:r>
          <w:rPr/>
          <w:t>of this kind h</w:t>
        </w:r>
      </w:ins>
      <w:r>
        <w:t>a</w:t>
      </w:r>
      <w:del w:id="79" w:author="J.T. Menchaca" w:date="2026-05-13T20:58:48Z" w16du:dateUtc="2026-05-13T20:58:48Z">
        <w:r>
          <w:rPr/>
          <w:delText>tt</w:delText>
        </w:r>
      </w:del>
      <w:ins w:id="81" w:author="J.T. Menchaca" w:date="2026-05-13T20:58:48Z" w16du:dateUtc="2026-05-13T20:58:48Z">
        <w:r>
          <w:rPr/>
          <w:t>v</w:t>
        </w:r>
      </w:ins>
      <w:r>
        <w:t>e</w:t>
      </w:r>
      <w:del w:id="80" w:author="J.T. Menchaca" w:date="2026-05-13T20:58:48Z" w16du:dateUtc="2026-05-13T20:58:48Z">
        <w:r>
          <w:rPr/>
          <w:delText>r</w:delText>
        </w:r>
      </w:del>
      <w:ins w:id="82" w:author="J.T. Menchaca" w:date="2026-05-13T20:58:48Z" w16du:dateUtc="2026-05-13T20:58:48Z">
        <w:r>
          <w:rPr/>
          <w:t xml:space="preserve"> bee</w:t>
        </w:r>
      </w:ins>
      <w:r>
        <w:t xml:space="preserve">n shown to bias treatment-effect estimates even </w:t>
      </w:r>
      <w:ins w:id="83" w:author="J.T. Menchaca" w:date="2026-05-13T20:58:48Z" w16du:dateUtc="2026-05-13T20:58:48Z">
        <w:r>
          <w:rPr/>
          <w:t>when the errors affect a small fraction of records.[17] The consistency of this finding across all 30 high-severity scenarios suggests th</w:t>
        </w:r>
      </w:ins>
      <w:r>
        <w:t xml:space="preserve">at </w:t>
      </w:r>
      <w:del w:id="81" w:author="J.T. Menchaca" w:date="2026-05-13T20:58:48Z" w16du:dateUtc="2026-05-13T20:58:48Z">
        <w:r>
          <w:rPr/>
          <w:delText>low</w:delText>
        </w:r>
      </w:del>
      <w:ins w:id="84" w:author="J.T. Menchaca" w:date="2026-05-13T20:58:48Z" w16du:dateUtc="2026-05-13T20:58:48Z">
        <w:r>
          <w:rPr/>
          <w:t>the</w:t>
        </w:r>
      </w:ins>
      <w:r>
        <w:t xml:space="preserve"> pr</w:t>
      </w:r>
      <w:ins w:id="85" w:author="J.T. Menchaca" w:date="2026-05-13T20:58:48Z" w16du:dateUtc="2026-05-13T20:58:48Z">
        <w:r>
          <w:rPr/>
          <w:t>obl</w:t>
        </w:r>
      </w:ins>
      <w:r>
        <w:t>e</w:t>
      </w:r>
      <w:del w:id="82" w:author="J.T. Menchaca" w:date="2026-05-13T20:58:48Z" w16du:dateUtc="2026-05-13T20:58:48Z">
        <w:r>
          <w:rPr/>
          <w:delText>v</w:delText>
        </w:r>
      </w:del>
      <w:ins w:id="86" w:author="J.T. Menchaca" w:date="2026-05-13T20:58:48Z" w16du:dateUtc="2026-05-13T20:58:48Z">
        <w:r>
          <w:rPr/>
          <w:t>m is structur</w:t>
        </w:r>
      </w:ins>
      <w:r>
        <w:t>al</w:t>
      </w:r>
      <w:ins w:id="87" w:author="J.T. Menchaca" w:date="2026-05-13T20:58:48Z" w16du:dateUtc="2026-05-13T20:58:48Z">
        <w:r>
          <w:rPr/>
          <w:t xml:space="preserve"> rather than a matter of analyst skill or dilig</w:t>
        </w:r>
      </w:ins>
      <w:r>
        <w:t>ence.</w:t>
      </w:r>
      <w:del w:id="83" w:author="J.T. Menchaca" w:date="2026-05-13T20:58:48Z" w16du:dateUtc="2026-05-13T20:58:48Z">
        <w:r>
          <w:rPr/>
          <w:delText>[17]</w:delText>
        </w:r>
      </w:del>
    </w:p>
    <w:p w14:paraId="1182C234" w14:textId="03EF1ADC" w:rsidR="005233BB" w:rsidRDefault="00000000">
      <w:pPr>
        <w:pStyle w:val="BodyText"/>
      </w:pPr>
      <w:del w:id="84" w:author="J.T. Menchaca" w:date="2026-05-13T20:58:49Z" w16du:dateUtc="2026-05-13T20:58:49Z">
        <w:r>
          <w:rPr/>
          <w:delText xml:space="preserve">The comparison with pandas and tidyverse should be interpreted carefully. </w:delText>
        </w:r>
      </w:del>
      <w:r>
        <w:t>Python and R</w:t>
      </w:r>
      <w:del w:id="85" w:author="J.T. Menchaca" w:date="2026-05-13T20:58:49Z" w16du:dateUtc="2026-05-13T20:58:49Z">
        <w:r>
          <w:rPr/>
          <w:delText xml:space="preserve"> are widely used for clinical data analysis. They</w:delText>
        </w:r>
      </w:del>
      <w:r>
        <w:t xml:space="preserve"> detect errors </w:t>
      </w:r>
      <w:ins w:id="88" w:author="J.T. Menchaca" w:date="2026-05-13T20:58:49Z" w16du:dateUtc="2026-05-13T20:58:49Z">
        <w:r>
          <w:rPr/>
          <w:t>on</w:t>
        </w:r>
      </w:ins>
      <w:r>
        <w:t>l</w:t>
      </w:r>
      <w:del w:id="86" w:author="J.T. Menchaca" w:date="2026-05-13T20:58:49Z" w16du:dateUtc="2026-05-13T20:58:49Z">
        <w:r>
          <w:rPr/>
          <w:delText>ater</w:delText>
        </w:r>
      </w:del>
      <w:ins w:id="89" w:author="J.T. Menchaca" w:date="2026-05-13T20:58:49Z" w16du:dateUtc="2026-05-13T20:58:49Z">
        <w:r>
          <w:rPr/>
          <w:t>y</w:t>
        </w:r>
      </w:ins>
      <w:r>
        <w:t xml:space="preserve"> </w:t>
      </w:r>
      <w:del w:id="87" w:author="J.T. Menchaca" w:date="2026-05-13T20:58:49Z" w16du:dateUtc="2026-05-13T20:58:49Z">
        <w:r>
          <w:rPr/>
          <w:delText>because t</w:delText>
        </w:r>
      </w:del>
      <w:ins w:id="90" w:author="J.T. Menchaca" w:date="2026-05-13T20:58:49Z" w16du:dateUtc="2026-05-13T20:58:49Z">
        <w:r>
          <w:rPr/>
          <w:t>w</w:t>
        </w:r>
      </w:ins>
      <w:r>
        <w:t>he</w:t>
      </w:r>
      <w:del w:id="88" w:author="J.T. Menchaca" w:date="2026-05-13T20:58:49Z" w16du:dateUtc="2026-05-13T20:58:49Z">
        <w:r>
          <w:rPr/>
          <w:delText xml:space="preserve"> colum</w:delText>
        </w:r>
      </w:del>
      <w:r>
        <w:t>n</w:t>
      </w:r>
      <w:del w:id="89" w:author="J.T. Menchaca" w:date="2026-05-13T20:58:49Z" w16du:dateUtc="2026-05-13T20:58:49Z">
        <w:r>
          <w:rPr/>
          <w:delText>s and types of the dataset are not checked by the language before</w:delText>
        </w:r>
      </w:del>
      <w:r>
        <w:t xml:space="preserve"> the code runs. </w:t>
      </w:r>
      <w:del w:id="90" w:author="J.T. Menchaca" w:date="2026-05-13T20:58:49Z" w16du:dateUtc="2026-05-13T20:58:49Z">
        <w:r>
          <w:rPr/>
          <w:delText xml:space="preserve">When the program stops with an error, the analyst can find and fix the problem. The risk is in silent continuation, where the program produces a plausible result that enters later analysis without any signal that something is wrong. </w:delText>
        </w:r>
      </w:del>
      <w:r>
        <w:t>Python</w:t>
      </w:r>
      <w:del w:id="91" w:author="J.T. Menchaca" w:date="2026-05-13T20:58:49Z" w16du:dateUtc="2026-05-13T20:58:49Z">
        <w:r>
          <w:rPr/>
          <w:delText xml:space="preserve"> also ha</w:delText>
        </w:r>
      </w:del>
      <w:ins w:id="91" w:author="J.T. Menchaca" w:date="2026-05-13T20:58:49Z" w16du:dateUtc="2026-05-13T20:58:49Z">
        <w:r>
          <w:rPr/>
          <w:t>'</w:t>
        </w:r>
      </w:ins>
      <w:r>
        <w:t xml:space="preserve">s optional </w:t>
      </w:r>
      <w:ins w:id="92" w:author="J.T. Menchaca" w:date="2026-05-13T20:58:49Z" w16du:dateUtc="2026-05-13T20:58:49Z">
        <w:r>
          <w:rPr/>
          <w:t xml:space="preserve">static analysis </w:t>
        </w:r>
      </w:ins>
      <w:r>
        <w:t xml:space="preserve">tools </w:t>
      </w:r>
      <w:del w:id="92" w:author="J.T. Menchaca" w:date="2026-05-13T20:58:49Z" w16du:dateUtc="2026-05-13T20:58:49Z">
        <w:r>
          <w:rPr/>
          <w:delText xml:space="preserve">such as </w:delText>
        </w:r>
      </w:del>
      <w:ins w:id="93" w:author="J.T. Menchaca" w:date="2026-05-13T20:58:49Z" w16du:dateUtc="2026-05-13T20:58:49Z">
        <w:r>
          <w:rPr>
            <w:i/>
            <w:iCs/>
          </w:rPr>
          <w:t>(</w:t>
        </w:r>
      </w:ins>
      <w:r>
        <w:rPr>
          <w:i/>
          <w:iCs/>
        </w:rPr>
        <w:t>mypy</w:t>
      </w:r>
      <w:del w:id="93" w:author="J.T. Menchaca" w:date="2026-05-13T20:58:49Z" w16du:dateUtc="2026-05-13T20:58:49Z">
        <w:r>
          <w:rPr/>
          <w:delText xml:space="preserve"> and</w:delText>
        </w:r>
      </w:del>
      <w:ins w:id="94" w:author="J.T. Menchaca" w:date="2026-05-13T20:58:49Z" w16du:dateUtc="2026-05-13T20:58:49Z">
        <w:r>
          <w:rPr/>
          <w:t>,</w:t>
        </w:r>
      </w:ins>
      <w:r>
        <w:t xml:space="preserve"> </w:t>
      </w:r>
      <w:r>
        <w:rPr>
          <w:i/>
          <w:iCs/>
        </w:rPr>
        <w:t>pyright</w:t>
      </w:r>
      <w:del w:id="94" w:author="J.T. Menchaca" w:date="2026-05-13T20:58:49Z" w16du:dateUtc="2026-05-13T20:58:49Z">
        <w:r>
          <w:rPr/>
          <w:delText xml:space="preserve"> that can check some errors before the code runs. Neither</w:delText>
        </w:r>
      </w:del>
      <w:ins w:id="95" w:author="J.T. Menchaca" w:date="2026-05-13T20:58:49Z" w16du:dateUtc="2026-05-13T20:58:49Z">
        <w:r>
          <w:rPr/>
          <w:t>)</w:t>
        </w:r>
      </w:ins>
      <w:r>
        <w:t xml:space="preserve"> caught </w:t>
      </w:r>
      <w:del w:id="95" w:author="J.T. Menchaca" w:date="2026-05-13T20:58:49Z" w16du:dateUtc="2026-05-13T20:58:49Z">
        <w:r>
          <w:rPr/>
          <w:delText>a</w:delText>
        </w:r>
      </w:del>
      <w:r>
        <w:t>n</w:t>
      </w:r>
      <w:del w:id="96" w:author="J.T. Menchaca" w:date="2026-05-13T20:58:49Z" w16du:dateUtc="2026-05-13T20:58:49Z">
        <w:r>
          <w:rPr/>
          <w:delText>y</w:delText>
        </w:r>
      </w:del>
      <w:ins w:id="96" w:author="J.T. Menchaca" w:date="2026-05-13T20:58:49Z" w16du:dateUtc="2026-05-13T20:58:49Z">
        <w:r>
          <w:rPr/>
          <w:t>one</w:t>
        </w:r>
      </w:ins>
      <w:r>
        <w:t xml:space="preserve"> of the 65 errors</w:t>
      </w:r>
      <w:del w:id="97" w:author="J.T. Menchaca" w:date="2026-05-13T20:58:49Z" w16du:dateUtc="2026-05-13T20:58:49Z">
        <w:r>
          <w:rPr/>
          <w:delText>.</w:delText>
        </w:r>
      </w:del>
      <w:ins w:id="97" w:author="J.T. Menchaca" w:date="2026-05-13T20:58:49Z" w16du:dateUtc="2026-05-13T20:58:49Z">
        <w:r>
          <w:rPr/>
          <w:t>,</w:t>
        </w:r>
      </w:ins>
      <w:r>
        <w:t xml:space="preserve"> </w:t>
      </w:r>
      <w:del w:id="98" w:author="J.T. Menchaca" w:date="2026-05-13T20:58:49Z" w16du:dateUtc="2026-05-13T20:58:49Z">
        <w:r>
          <w:rPr/>
          <w:delText>Py</w:delText>
        </w:r>
      </w:del>
      <w:ins w:id="98" w:author="J.T. Menchaca" w:date="2026-05-13T20:58:49Z" w16du:dateUtc="2026-05-13T20:58:49Z">
        <w:r>
          <w:rPr/>
          <w:t xml:space="preserve">even with the most </w:t>
        </w:r>
      </w:ins>
      <w:r>
        <w:t>tho</w:t>
      </w:r>
      <w:ins w:id="99" w:author="J.T. Menchaca" w:date="2026-05-13T20:58:49Z" w16du:dateUtc="2026-05-13T20:58:49Z">
        <w:r>
          <w:rPr/>
          <w:t>rough setti</w:t>
        </w:r>
      </w:ins>
      <w:r>
        <w:t>n</w:t>
      </w:r>
      <w:del w:id="99" w:author="J.T. Menchaca" w:date="2026-05-13T20:58:49Z" w16du:dateUtc="2026-05-13T20:58:49Z">
        <w:r>
          <w:rPr/>
          <w:delText>'</w:delText>
        </w:r>
      </w:del>
      <w:ins w:id="100" w:author="J.T. Menchaca" w:date="2026-05-13T20:58:49Z" w16du:dateUtc="2026-05-13T20:58:49Z">
        <w:r>
          <w:rPr/>
          <w:t>g</w:t>
        </w:r>
      </w:ins>
      <w:r>
        <w:t xml:space="preserve">s </w:t>
      </w:r>
      <w:del w:id="100" w:author="J.T. Menchaca" w:date="2026-05-13T20:58:49Z" w16du:dateUtc="2026-05-13T20:58:49Z">
        <w:r>
          <w:rPr/>
          <w:delText>typ</w:delText>
        </w:r>
      </w:del>
      <w:ins w:id="101" w:author="J.T. Menchaca" w:date="2026-05-13T20:58:49Z" w16du:dateUtc="2026-05-13T20:58:49Z">
        <w:r>
          <w:rPr/>
          <w:t>enabled. Thes</w:t>
        </w:r>
      </w:ins>
      <w:r>
        <w:t xml:space="preserve">e </w:t>
      </w:r>
      <w:ins w:id="102" w:author="J.T. Menchaca" w:date="2026-05-13T20:58:49Z" w16du:dateUtc="2026-05-13T20:58:49Z">
        <w:r>
          <w:rPr/>
          <w:t>tool</w:t>
        </w:r>
      </w:ins>
      <w:r>
        <w:t>s</w:t>
      </w:r>
      <w:del w:id="101" w:author="J.T. Menchaca" w:date="2026-05-13T20:58:49Z" w16du:dateUtc="2026-05-13T20:58:49Z">
        <w:r>
          <w:rPr/>
          <w:delText>ystem</w:delText>
        </w:r>
      </w:del>
      <w:r>
        <w:t xml:space="preserve"> can describe the types of individual values</w:t>
      </w:r>
      <w:del w:id="102" w:author="J.T. Menchaca" w:date="2026-05-13T20:58:49Z" w16du:dateUtc="2026-05-13T20:58:49Z">
        <w:r>
          <w:rPr/>
          <w:delText>,</w:delText>
        </w:r>
      </w:del>
      <w:r>
        <w:t xml:space="preserve"> bu</w:t>
      </w:r>
      <w:del w:id="103" w:author="J.T. Menchaca" w:date="2026-05-13T20:58:49Z" w16du:dateUtc="2026-05-13T20:58:49Z">
        <w:r>
          <w:rPr/>
          <w:delText>t i</w:delText>
        </w:r>
      </w:del>
      <w:r>
        <w:t xml:space="preserve">t cannot track </w:t>
      </w:r>
      <w:ins w:id="103" w:author="J.T. Menchaca" w:date="2026-05-13T20:58:49Z" w16du:dateUtc="2026-05-13T20:58:49Z">
        <w:r>
          <w:rPr/>
          <w:t>ho</w:t>
        </w:r>
      </w:ins>
      <w:r>
        <w:t>w</w:t>
      </w:r>
      <w:del w:id="104" w:author="J.T. Menchaca" w:date="2026-05-13T20:58:49Z" w16du:dateUtc="2026-05-13T20:58:49Z">
        <w:r>
          <w:rPr/>
          <w:delText>hich</w:delText>
        </w:r>
      </w:del>
      <w:ins w:id="104" w:author="J.T. Menchaca" w:date="2026-05-13T20:58:49Z" w16du:dateUtc="2026-05-13T20:58:49Z">
        <w:r>
          <w:rPr/>
          <w:t xml:space="preserve"> a dataset's</w:t>
        </w:r>
      </w:ins>
      <w:r>
        <w:t xml:space="preserve"> columns a</w:t>
      </w:r>
      <w:del w:id="105" w:author="J.T. Menchaca" w:date="2026-05-13T20:58:49Z" w16du:dateUtc="2026-05-13T20:58:49Z">
        <w:r>
          <w:rPr/>
          <w:delText xml:space="preserve"> </w:delText>
        </w:r>
      </w:del>
      <w:ins w:id="105" w:author="J.T. Menchaca" w:date="2026-05-13T20:58:49Z" w16du:dateUtc="2026-05-13T20:58:49Z">
        <w:r>
          <w:rPr/>
          <w:t>n</w:t>
        </w:r>
      </w:ins>
      <w:r>
        <w:t>d</w:t>
      </w:r>
      <w:del w:id="106" w:author="J.T. Menchaca" w:date="2026-05-13T20:58:49Z" w16du:dateUtc="2026-05-13T20:58:49Z">
        <w:r>
          <w:rPr/>
          <w:delText>ataset contains or how</w:delText>
        </w:r>
      </w:del>
      <w:r>
        <w:t xml:space="preserve"> t</w:t>
      </w:r>
      <w:del w:id="107" w:author="J.T. Menchaca" w:date="2026-05-13T20:58:49Z" w16du:dateUtc="2026-05-13T20:58:49Z">
        <w:r>
          <w:rPr/>
          <w:delText>hos</w:delText>
        </w:r>
      </w:del>
      <w:ins w:id="106" w:author="J.T. Menchaca" w:date="2026-05-13T20:58:49Z" w16du:dateUtc="2026-05-13T20:58:49Z">
        <w:r>
          <w:rPr/>
          <w:t>yp</w:t>
        </w:r>
      </w:ins>
      <w:r>
        <w:t>e</w:t>
      </w:r>
      <w:del w:id="108" w:author="J.T. Menchaca" w:date="2026-05-13T20:58:49Z" w16du:dateUtc="2026-05-13T20:58:49Z">
        <w:r>
          <w:rPr/>
          <w:delText xml:space="preserve"> column</w:delText>
        </w:r>
      </w:del>
      <w:r>
        <w:t>s change as data moves through processing steps. Th</w:t>
      </w:r>
      <w:ins w:id="107" w:author="J.T. Menchaca" w:date="2026-05-13T20:58:49Z" w16du:dateUtc="2026-05-13T20:58:49Z">
        <w:r>
          <w:rPr/>
          <w:t>at track</w:t>
        </w:r>
      </w:ins>
      <w:r>
        <w:t>i</w:t>
      </w:r>
      <w:del w:id="109" w:author="J.T. Menchaca" w:date="2026-05-13T20:58:49Z" w16du:dateUtc="2026-05-13T20:58:49Z">
        <w:r>
          <w:rPr/>
          <w:delText>s</w:delText>
        </w:r>
      </w:del>
      <w:ins w:id="108" w:author="J.T. Menchaca" w:date="2026-05-13T20:58:49Z" w16du:dateUtc="2026-05-13T20:58:49Z">
        <w:r>
          <w:rPr/>
          <w:t>ng</w:t>
        </w:r>
      </w:ins>
      <w:r>
        <w:t xml:space="preserve"> is the</w:t>
      </w:r>
      <w:ins w:id="109" w:author="J.T. Menchaca" w:date="2026-05-13T20:58:49Z" w16du:dateUtc="2026-05-13T20:58:49Z">
        <w:r>
          <w:rPr/>
          <w:t xml:space="preserve"> specific</w:t>
        </w:r>
      </w:ins>
      <w:r>
        <w:t xml:space="preserve"> capability that allows Tidy-TS to catch errors before the code runs</w:t>
      </w:r>
      <w:del w:id="110" w:author="J.T. Menchaca" w:date="2026-05-13T20:58:49Z" w16du:dateUtc="2026-05-13T20:58:49Z">
        <w:r>
          <w:rPr/>
          <w:delText>, and it is not available in Python or R</w:delText>
        </w:r>
      </w:del>
      <w:r>
        <w:t>.</w:t>
      </w:r>
    </w:p>
    <w:p w14:paraId="6060F6B7" w14:textId="28E4B059" w:rsidR="00D87AC4" w:rsidRDefault="00000000">
      <w:del w:id="111" w:author="J.T. Menchaca" w:date="2026-05-13T20:58:49Z" w16du:dateUtc="2026-05-13T20:58:49Z">
        <w:r>
          <w:rPr/>
          <w:delText xml:space="preserve">A common concern with languages </w:delText>
        </w:r>
      </w:del>
      <w:del w:id="112" w:author="J.T. Menchaca" w:date="2026-05-13T20:58:49Z" w16du:dateUtc="2026-05-13T20:58:49Z">
        <w:r>
          <w:rPr/>
          <w:delText>with c</w:delText>
        </w:r>
      </w:del>
      <w:ins w:id="110" w:author="J.T. Menchaca" w:date="2026-05-13T20:58:49Z" w16du:dateUtc="2026-05-13T20:58:49Z">
        <w:r>
          <w:rPr/>
          <w:t>C</w:t>
        </w:r>
      </w:ins>
      <w:r>
        <w:t>ompile-time check</w:t>
      </w:r>
      <w:del w:id="113" w:author="J.T. Menchaca" w:date="2026-05-13T20:58:49Z" w16du:dateUtc="2026-05-13T20:58:49Z">
        <w:r>
          <w:rPr/>
          <w:delText>s</w:delText>
        </w:r>
      </w:del>
      <w:ins w:id="111" w:author="J.T. Menchaca" w:date="2026-05-13T20:58:49Z" w16du:dateUtc="2026-05-13T20:58:49Z">
        <w:r>
          <w:rPr/>
          <w:t>ing</w:t>
        </w:r>
      </w:ins>
      <w:r>
        <w:t xml:space="preserve"> is </w:t>
      </w:r>
      <w:ins w:id="112" w:author="J.T. Menchaca" w:date="2026-05-13T20:58:49Z" w16du:dateUtc="2026-05-13T20:58:49Z">
        <w:r>
          <w:rPr/>
          <w:t>some</w:t>
        </w:r>
      </w:ins>
      <w:r>
        <w:t>t</w:t>
      </w:r>
      <w:del w:id="114" w:author="J.T. Menchaca" w:date="2026-05-13T20:58:49Z" w16du:dateUtc="2026-05-13T20:58:49Z">
        <w:r>
          <w:rPr/>
          <w:delText>hat</w:delText>
        </w:r>
      </w:del>
      <w:ins w:id="113" w:author="J.T. Menchaca" w:date="2026-05-13T20:58:49Z" w16du:dateUtc="2026-05-13T20:58:49Z">
        <w:r>
          <w:rPr/>
          <w:t>imes</w:t>
        </w:r>
      </w:ins>
      <w:r>
        <w:t xml:space="preserve"> </w:t>
      </w:r>
      <w:del w:id="115" w:author="J.T. Menchaca" w:date="2026-05-13T20:58:49Z" w16du:dateUtc="2026-05-13T20:58:49Z">
        <w:r>
          <w:rPr/>
          <w:delText>th</w:delText>
        </w:r>
      </w:del>
      <w:ins w:id="114" w:author="J.T. Menchaca" w:date="2026-05-13T20:58:49Z" w16du:dateUtc="2026-05-13T20:58:49Z">
        <w:r>
          <w:rPr/>
          <w:t>p</w:t>
        </w:r>
      </w:ins>
      <w:r>
        <w:t>e</w:t>
      </w:r>
      <w:del w:id="116" w:author="J.T. Menchaca" w:date="2026-05-13T20:58:49Z" w16du:dateUtc="2026-05-13T20:58:49Z">
        <w:r>
          <w:rPr/>
          <w:delText>y</w:delText>
        </w:r>
      </w:del>
      <w:ins w:id="115" w:author="J.T. Menchaca" w:date="2026-05-13T20:58:49Z" w16du:dateUtc="2026-05-13T20:58:49Z">
        <w:r>
          <w:rPr/>
          <w:t>rceived</w:t>
        </w:r>
      </w:ins>
      <w:r>
        <w:t xml:space="preserve"> a</w:t>
      </w:r>
      <w:ins w:id="116" w:author="J.T. Menchaca" w:date="2026-05-13T20:58:49Z" w16du:dateUtc="2026-05-13T20:58:49Z">
        <w:r>
          <w:rPr/>
          <w:t>s adding f</w:t>
        </w:r>
      </w:ins>
      <w:r>
        <w:t>r</w:t>
      </w:r>
      <w:del w:id="117" w:author="J.T. Menchaca" w:date="2026-05-13T20:58:49Z" w16du:dateUtc="2026-05-13T20:58:49Z">
        <w:r>
          <w:rPr/>
          <w:delText xml:space="preserve">e harder </w:delText>
        </w:r>
      </w:del>
      <w:ins w:id="117" w:author="J.T. Menchaca" w:date="2026-05-13T20:58:49Z" w16du:dateUtc="2026-05-13T20:58:49Z">
        <w:r>
          <w:rPr/>
          <w:t>ic</w:t>
        </w:r>
      </w:ins>
      <w:r>
        <w:t>t</w:t>
      </w:r>
      <w:ins w:id="118" w:author="J.T. Menchaca" w:date="2026-05-13T20:58:49Z" w16du:dateUtc="2026-05-13T20:58:49Z">
        <w:r>
          <w:rPr/>
          <w:t>i</w:t>
        </w:r>
      </w:ins>
      <w:r>
        <w:t>o</w:t>
      </w:r>
      <w:del w:id="118" w:author="J.T. Menchaca" w:date="2026-05-13T20:58:49Z" w16du:dateUtc="2026-05-13T20:58:49Z">
        <w:r>
          <w:rPr/>
          <w:delText xml:space="preserve"> use</w:delText>
        </w:r>
      </w:del>
      <w:ins w:id="119" w:author="J.T. Menchaca" w:date="2026-05-13T20:58:49Z" w16du:dateUtc="2026-05-13T20:58:49Z">
        <w:r>
          <w:rPr/>
          <w:t>n</w:t>
        </w:r>
      </w:ins>
      <w:r>
        <w:t xml:space="preserve">. In practice, Tidy-TS surfaces errors in the editor as the analyst writes, with a message identifying the exact problem. </w:t>
      </w:r>
      <w:del w:id="119" w:author="J.T. Menchaca" w:date="2026-05-13T20:58:49Z" w16du:dateUtc="2026-05-13T20:58:49Z">
        <w:r>
          <w:rPr/>
          <w:delText xml:space="preserve">The equivalent error in pandas or tidyverse surfaces later when the code runs, often as an unclear error message, or not at all. </w:delText>
        </w:r>
      </w:del>
      <w:r>
        <w:t>Handling a missing value after a join is work the analyst would need to do regardless to get a correct result. T</w:t>
      </w:r>
      <w:ins w:id="120" w:author="J.T. Menchaca" w:date="2026-05-13T20:58:49Z" w16du:dateUtc="2026-05-13T20:58:49Z">
        <w:r>
          <w:rPr/>
          <w:t>he d</w:t>
        </w:r>
      </w:ins>
      <w:r>
        <w:t>i</w:t>
      </w:r>
      <w:del w:id="120" w:author="J.T. Menchaca" w:date="2026-05-13T20:58:49Z" w16du:dateUtc="2026-05-13T20:58:49Z">
        <w:r>
          <w:rPr/>
          <w:delText>dy-TS</w:delText>
        </w:r>
      </w:del>
      <w:ins w:id="121" w:author="J.T. Menchaca" w:date="2026-05-13T20:58:49Z" w16du:dateUtc="2026-05-13T20:58:49Z">
        <w:r>
          <w:rPr/>
          <w:t>fference</w:t>
        </w:r>
      </w:ins>
      <w:r>
        <w:t xml:space="preserve"> </w:t>
      </w:r>
      <w:del w:id="121" w:author="J.T. Menchaca" w:date="2026-05-13T20:58:49Z" w16du:dateUtc="2026-05-13T20:58:49Z">
        <w:r>
          <w:rPr/>
          <w:delText>mak</w:delText>
        </w:r>
      </w:del>
      <w:ins w:id="122" w:author="J.T. Menchaca" w:date="2026-05-13T20:58:49Z" w16du:dateUtc="2026-05-13T20:58:49Z">
        <w:r>
          <w:rPr/>
          <w:t>is wh</w:t>
        </w:r>
      </w:ins>
      <w:r>
        <w:t>e</w:t>
      </w:r>
      <w:del w:id="122" w:author="J.T. Menchaca" w:date="2026-05-13T20:58:49Z" w16du:dateUtc="2026-05-13T20:58:49Z">
        <w:r>
          <w:rPr/>
          <w:delText>s</w:delText>
        </w:r>
      </w:del>
      <w:ins w:id="123" w:author="J.T. Menchaca" w:date="2026-05-13T20:58:49Z" w16du:dateUtc="2026-05-13T20:58:49Z">
        <w:r>
          <w:rPr/>
          <w:t>ther</w:t>
        </w:r>
      </w:ins>
      <w:r>
        <w:t xml:space="preserve"> that requirement</w:t>
      </w:r>
      <w:ins w:id="124" w:author="J.T. Menchaca" w:date="2026-05-13T20:58:49Z" w16du:dateUtc="2026-05-13T20:58:49Z">
        <w:r>
          <w:rPr/>
          <w:t xml:space="preserve"> is made</w:t>
        </w:r>
      </w:ins>
      <w:r>
        <w:t xml:space="preserve"> visible before the code runs </w:t>
      </w:r>
      <w:ins w:id="125" w:author="J.T. Menchaca" w:date="2026-05-13T20:58:49Z" w16du:dateUtc="2026-05-13T20:58:49Z">
        <w:r>
          <w:rPr/>
          <w:t>o</w:t>
        </w:r>
      </w:ins>
      <w:r>
        <w:t>r</w:t>
      </w:r>
      <w:del w:id="123" w:author="J.T. Menchaca" w:date="2026-05-13T20:58:49Z" w16du:dateUtc="2026-05-13T20:58:49Z">
        <w:r>
          <w:rPr/>
          <w:delText>ather than</w:delText>
        </w:r>
      </w:del>
      <w:r>
        <w:t xml:space="preserve"> allow</w:t>
      </w:r>
      <w:del w:id="124" w:author="J.T. Menchaca" w:date="2026-05-13T20:58:49Z" w16du:dateUtc="2026-05-13T20:58:49Z">
        <w:r>
          <w:rPr/>
          <w:delText>ing it</w:delText>
        </w:r>
      </w:del>
      <w:ins w:id="126" w:author="J.T. Menchaca" w:date="2026-05-13T20:58:49Z" w16du:dateUtc="2026-05-13T20:58:49Z">
        <w:r>
          <w:rPr/>
          <w:t>ed</w:t>
        </w:r>
      </w:ins>
      <w:r>
        <w:t xml:space="preserve"> to silently produce incorrect output.</w:t>
      </w:r>
    </w:p>
    <w:p w14:paraId="02E5C2AB" w14:textId="64E962FF" w:rsidR="005233BB" w:rsidRDefault="00000000">
      <w:pPr>
        <w:pStyle w:val="BodyText"/>
      </w:pPr>
      <w:r>
        <w:t>Th</w:t>
      </w:r>
      <w:del w:id="125" w:author="J.T. Menchaca" w:date="2026-05-13T20:58:49Z" w16du:dateUtc="2026-05-13T20:58:49Z">
        <w:r>
          <w:rPr/>
          <w:delText>e</w:delText>
        </w:r>
      </w:del>
      <w:ins w:id="127" w:author="J.T. Menchaca" w:date="2026-05-13T20:58:49Z" w16du:dateUtc="2026-05-13T20:58:49Z">
        <w:r>
          <w:rPr/>
          <w:t>is</w:t>
        </w:r>
      </w:ins>
      <w:r>
        <w:t xml:space="preserve"> </w:t>
      </w:r>
      <w:del w:id="126" w:author="J.T. Menchaca" w:date="2026-05-13T20:58:49Z" w16du:dateUtc="2026-05-13T20:58:49Z">
        <w:r>
          <w:rPr/>
          <w:delText>frame</w:delText>
        </w:r>
      </w:del>
      <w:r>
        <w:t xml:space="preserve">work </w:t>
      </w:r>
      <w:del w:id="127" w:author="J.T. Menchaca" w:date="2026-05-13T20:58:49Z" w16du:dateUtc="2026-05-13T20:58:49Z">
        <w:r>
          <w:rPr/>
          <w:delText>i</w:delText>
        </w:r>
      </w:del>
      <w:ins w:id="128" w:author="J.T. Menchaca" w:date="2026-05-13T20:58:49Z" w16du:dateUtc="2026-05-13T20:58:49Z">
        <w:r>
          <w:rPr/>
          <w:t>addre</w:t>
        </w:r>
      </w:ins>
      <w:r>
        <w:t>s</w:t>
      </w:r>
      <w:del w:id="128" w:author="J.T. Menchaca" w:date="2026-05-13T20:58:49Z" w16du:dateUtc="2026-05-13T20:58:49Z">
        <w:r>
          <w:rPr/>
          <w:delText xml:space="preserve"> d</w:delText>
        </w:r>
      </w:del>
      <w:ins w:id="129" w:author="J.T. Menchaca" w:date="2026-05-13T20:58:49Z" w16du:dateUtc="2026-05-13T20:58:49Z">
        <w:r>
          <w:rPr/>
          <w:t>s</w:t>
        </w:r>
      </w:ins>
      <w:r>
        <w:t>e</w:t>
      </w:r>
      <w:del w:id="129" w:author="J.T. Menchaca" w:date="2026-05-13T20:58:49Z" w16du:dateUtc="2026-05-13T20:58:49Z">
        <w:r>
          <w:rPr/>
          <w:delText>ployed in</w:delText>
        </w:r>
      </w:del>
      <w:ins w:id="130" w:author="J.T. Menchaca" w:date="2026-05-13T20:58:49Z" w16du:dateUtc="2026-05-13T20:58:49Z">
        <w:r>
          <w:rPr/>
          <w:t>s</w:t>
        </w:r>
      </w:ins>
      <w:r>
        <w:t xml:space="preserve"> a </w:t>
      </w:r>
      <w:del w:id="130" w:author="J.T. Menchaca" w:date="2026-05-13T20:58:49Z" w16du:dateUtc="2026-05-13T20:58:49Z">
        <w:r>
          <w:rPr/>
          <w:delText>cli</w:delText>
        </w:r>
      </w:del>
      <w:ins w:id="131" w:author="J.T. Menchaca" w:date="2026-05-13T20:58:49Z" w16du:dateUtc="2026-05-13T20:58:49Z">
        <w:r>
          <w:rPr/>
          <w:t>gap betwee</w:t>
        </w:r>
      </w:ins>
      <w:r>
        <w:t>n</w:t>
      </w:r>
      <w:del w:id="131" w:author="J.T. Menchaca" w:date="2026-05-13T20:58:49Z" w16du:dateUtc="2026-05-13T20:58:49Z">
        <w:r>
          <w:rPr/>
          <w:delText>ical</w:delText>
        </w:r>
      </w:del>
      <w:r>
        <w:t xml:space="preserve"> data </w:t>
      </w:r>
      <w:del w:id="132" w:author="J.T. Menchaca" w:date="2026-05-13T20:58:49Z" w16du:dateUtc="2026-05-13T20:58:49Z">
        <w:r>
          <w:rPr/>
          <w:delText>workf</w:delText>
        </w:r>
      </w:del>
      <w:ins w:id="132" w:author="J.T. Menchaca" w:date="2026-05-13T20:58:49Z" w16du:dateUtc="2026-05-13T20:58:49Z">
        <w:r>
          <w:rPr/>
          <w:t>qua</w:t>
        </w:r>
      </w:ins>
      <w:r>
        <w:t>l</w:t>
      </w:r>
      <w:del w:id="133" w:author="J.T. Menchaca" w:date="2026-05-13T20:58:49Z" w16du:dateUtc="2026-05-13T20:58:49Z">
        <w:r>
          <w:rPr/>
          <w:delText>ow at the Univers</w:delText>
        </w:r>
      </w:del>
      <w:r>
        <w:t xml:space="preserve">ity </w:t>
      </w:r>
      <w:del w:id="134" w:author="J.T. Menchaca" w:date="2026-05-13T20:58:49Z" w16du:dateUtc="2026-05-13T20:58:49Z">
        <w:r>
          <w:rPr/>
          <w:delText>of Utah, w</w:delText>
        </w:r>
      </w:del>
      <w:ins w:id="133" w:author="J.T. Menchaca" w:date="2026-05-13T20:58:49Z" w16du:dateUtc="2026-05-13T20:58:49Z">
        <w:r>
          <w:rPr/>
          <w:t>c</w:t>
        </w:r>
      </w:ins>
      <w:r>
        <w:t>he</w:t>
      </w:r>
      <w:del w:id="135" w:author="J.T. Menchaca" w:date="2026-05-13T20:58:49Z" w16du:dateUtc="2026-05-13T20:58:49Z">
        <w:r>
          <w:rPr/>
          <w:delText xml:space="preserve">re it </w:delText>
        </w:r>
      </w:del>
      <w:del w:id="136" w:author="J.T. Menchaca" w:date="2026-05-13T20:58:49Z" w16du:dateUtc="2026-05-13T20:58:49Z">
        <w:r>
          <w:rPr/>
          <w:delText>i</w:delText>
        </w:r>
      </w:del>
      <w:ins w:id="134" w:author="J.T. Menchaca" w:date="2026-05-13T20:58:49Z" w16du:dateUtc="2026-05-13T20:58:49Z">
        <w:r>
          <w:rPr/>
          <w:t>ck</w:t>
        </w:r>
      </w:ins>
      <w:r>
        <w:t xml:space="preserve">s </w:t>
      </w:r>
      <w:del w:id="137" w:author="J.T. Menchaca" w:date="2026-05-13T20:58:49Z" w16du:dateUtc="2026-05-13T20:58:49Z">
        <w:r>
          <w:rPr/>
          <w:delText>used to corral health record informati</w:delText>
        </w:r>
      </w:del>
      <w:r>
        <w:t xml:space="preserve">on </w:t>
      </w:r>
      <w:del w:id="138" w:author="J.T. Menchaca" w:date="2026-05-13T20:58:49Z" w16du:dateUtc="2026-05-13T20:58:49Z">
        <w:r>
          <w:rPr/>
          <w:delText>in</w:delText>
        </w:r>
      </w:del>
      <w:ins w:id="135" w:author="J.T. Menchaca" w:date="2026-05-13T20:58:49Z" w16du:dateUtc="2026-05-13T20:58:49Z">
        <w:r>
          <w:rPr/>
          <w:t>s</w:t>
        </w:r>
      </w:ins>
      <w:r>
        <w:t>to</w:t>
      </w:r>
      <w:del w:id="139" w:author="J.T. Menchaca" w:date="2026-05-13T20:58:49Z" w16du:dateUtc="2026-05-13T20:58:49Z">
        <w:r>
          <w:rPr/>
          <w:delText xml:space="preserve"> structu</w:delText>
        </w:r>
      </w:del>
      <w:r>
        <w:t xml:space="preserve">red datasets </w:t>
      </w:r>
      <w:ins w:id="136" w:author="J.T. Menchaca" w:date="2026-05-13T20:58:49Z" w16du:dateUtc="2026-05-13T20:58:49Z">
        <w:r>
          <w:rPr/>
          <w:t>and the errors that arise during analysis. At the data repository level, tools like the OHDSI Data Quality Dashboard run thousands of checks against stored datasets to assess con</w:t>
        </w:r>
      </w:ins>
      <w:r>
        <w:t>for</w:t>
      </w:r>
      <w:ins w:id="137" w:author="J.T. Menchaca" w:date="2026-05-13T20:58:49Z" w16du:dateUtc="2026-05-13T20:58:49Z">
        <w:r>
          <w:rPr/>
          <w:t>mance, completeness, and plausibility.[Blacketer 2021] At the study level, recent work has argued that even comprehensive repository checks do not fully address what each individual analysis needs from the data.[Razzaghi 2026] Both of these approaches evaluate data before or outside the analysis code. The errors Tidy-TS catches occur within the analysis workflow itself, after data has already passed</w:t>
        </w:r>
      </w:ins>
      <w:r>
        <w:t xml:space="preserve"> quality </w:t>
      </w:r>
      <w:ins w:id="138" w:author="J.T. Menchaca" w:date="2026-05-13T20:58:49Z" w16du:dateUtc="2026-05-13T20:58:49Z">
        <w:r>
          <w:rPr/>
          <w:t>checks. Data handl</w:t>
        </w:r>
      </w:ins>
      <w:r>
        <w:t>i</w:t>
      </w:r>
      <w:del w:id="140" w:author="J.T. Menchaca" w:date="2026-05-13T20:58:49Z" w16du:dateUtc="2026-05-13T20:58:49Z">
        <w:r>
          <w:rPr/>
          <w:delText>mproveme</w:delText>
        </w:r>
      </w:del>
      <w:r>
        <w:t>n</w:t>
      </w:r>
      <w:del w:id="141" w:author="J.T. Menchaca" w:date="2026-05-13T20:58:49Z" w16du:dateUtc="2026-05-13T20:58:49Z">
        <w:r>
          <w:rPr/>
          <w:delText>t</w:delText>
        </w:r>
      </w:del>
      <w:ins w:id="139" w:author="J.T. Menchaca" w:date="2026-05-13T20:58:49Z" w16du:dateUtc="2026-05-13T20:58:49Z">
        <w:r>
          <w:rPr/>
          <w:t>g</w:t>
        </w:r>
      </w:ins>
      <w:r>
        <w:t xml:space="preserve"> and </w:t>
      </w:r>
      <w:ins w:id="140" w:author="J.T. Menchaca" w:date="2026-05-13T20:58:49Z" w16du:dateUtc="2026-05-13T20:58:49Z">
        <w:r>
          <w:rPr/>
          <w:t>transformation during analysis have been identified as distinct error sources that these checks do not add</w:t>
        </w:r>
      </w:ins>
      <w:r>
        <w:t>res</w:t>
      </w:r>
      <w:ins w:id="141" w:author="J.T. Menchaca" w:date="2026-05-13T20:58:49Z" w16du:dateUtc="2026-05-13T20:58:49Z">
        <w:r>
          <w:rPr/>
          <w:t>s.[Sau</w:t>
        </w:r>
      </w:ins>
      <w:r>
        <w:t>e</w:t>
      </w:r>
      <w:ins w:id="142" w:author="J.T. Menchaca" w:date="2026-05-13T20:58:49Z" w16du:dateUtc="2026-05-13T20:58:49Z">
        <w:r>
          <w:rPr/>
          <w:t>r 2022][Koh</w:t>
        </w:r>
      </w:ins>
      <w:r>
        <w:t>a</w:t>
      </w:r>
      <w:del w:id="142" w:author="J.T. Menchaca" w:date="2026-05-13T20:58:49Z" w16du:dateUtc="2026-05-13T20:58:49Z">
        <w:r>
          <w:rPr/>
          <w:delText>rch.</w:delText>
        </w:r>
      </w:del>
      <w:ins w:id="143" w:author="J.T. Menchaca" w:date="2026-05-13T20:58:49Z" w16du:dateUtc="2026-05-13T20:58:49Z">
        <w:r>
          <w:rPr/>
          <w:t>ne 2021]</w:t>
        </w:r>
      </w:ins>
    </w:p>
    <w:p w14:paraId="4369DB16" w14:textId="6887B7A9" w:rsidR="004E2F6B" w:rsidRDefault="00000000">
      <w:del w:id="143" w:author="J.T. Menchaca" w:date="2026-05-13T20:58:49Z" w16du:dateUtc="2026-05-13T20:58:49Z">
        <w:r>
          <w:rPr/>
          <w:delText>K</w:delText>
        </w:r>
      </w:del>
      <w:ins w:id="144" w:author="J.T. Menchaca" w:date="2026-05-13T20:58:49Z" w16du:dateUtc="2026-05-13T20:58:49Z">
        <w:r>
          <w:rPr/>
          <w:t>Runtime v</w:t>
        </w:r>
      </w:ins>
      <w:r>
        <w:t>a</w:t>
      </w:r>
      <w:del w:id="144" w:author="J.T. Menchaca" w:date="2026-05-13T20:58:49Z" w16du:dateUtc="2026-05-13T20:58:49Z">
        <w:r>
          <w:rPr/>
          <w:delText>h</w:delText>
        </w:r>
      </w:del>
      <w:ins w:id="145" w:author="J.T. Menchaca" w:date="2026-05-13T20:58:49Z" w16du:dateUtc="2026-05-13T20:58:49Z">
        <w:r>
          <w:rPr/>
          <w:t>lidatio</w:t>
        </w:r>
      </w:ins>
      <w:r>
        <w:t xml:space="preserve">n </w:t>
      </w:r>
      <w:del w:id="145" w:author="J.T. Menchaca" w:date="2026-05-13T20:58:49Z" w16du:dateUtc="2026-05-13T20:58:49Z">
        <w:r>
          <w:rPr/>
          <w:delText xml:space="preserve">et </w:delText>
        </w:r>
      </w:del>
      <w:ins w:id="146" w:author="J.T. Menchaca" w:date="2026-05-13T20:58:49Z" w16du:dateUtc="2026-05-13T20:58:49Z">
        <w:r>
          <w:rPr/>
          <w:t>libr</w:t>
        </w:r>
      </w:ins>
      <w:r>
        <w:t>a</w:t>
      </w:r>
      <w:del w:id="146" w:author="J.T. Menchaca" w:date="2026-05-13T20:58:49Z" w16du:dateUtc="2026-05-13T20:58:49Z">
        <w:r>
          <w:rPr/>
          <w:delText>l. d</w:delText>
        </w:r>
      </w:del>
      <w:ins w:id="147" w:author="J.T. Menchaca" w:date="2026-05-13T20:58:49Z" w16du:dateUtc="2026-05-13T20:58:49Z">
        <w:r>
          <w:rPr/>
          <w:t>ri</w:t>
        </w:r>
      </w:ins>
      <w:r>
        <w:t>es</w:t>
      </w:r>
      <w:del w:id="147" w:author="J.T. Menchaca" w:date="2026-05-13T20:58:49Z" w16du:dateUtc="2026-05-13T20:58:49Z">
        <w:r>
          <w:rPr/>
          <w:delText>cr</w:delText>
        </w:r>
      </w:del>
      <w:ins w:id="148" w:author="J.T. Menchaca" w:date="2026-05-13T20:58:49Z" w16du:dateUtc="2026-05-13T20:58:49Z">
        <w:r>
          <w:rPr/>
          <w:t xml:space="preserve"> </w:t>
        </w:r>
      </w:ins>
      <w:r>
        <w:t>i</w:t>
      </w:r>
      <w:del w:id="148" w:author="J.T. Menchaca" w:date="2026-05-13T20:58:49Z" w16du:dateUtc="2026-05-13T20:58:49Z">
        <w:r>
          <w:rPr/>
          <w:delText>be</w:delText>
        </w:r>
      </w:del>
      <w:ins w:id="149" w:author="J.T. Menchaca" w:date="2026-05-13T20:58:49Z" w16du:dateUtc="2026-05-13T20:58:49Z">
        <w:r>
          <w:rPr/>
          <w:t>n</w:t>
        </w:r>
      </w:ins>
      <w:r>
        <w:t xml:space="preserve"> </w:t>
      </w:r>
      <w:del w:id="149" w:author="J.T. Menchaca" w:date="2026-05-13T20:58:49Z" w16du:dateUtc="2026-05-13T20:58:49Z">
        <w:r>
          <w:rPr/>
          <w:delText>C</w:delText>
        </w:r>
      </w:del>
      <w:ins w:id="150" w:author="J.T. Menchaca" w:date="2026-05-13T20:58:49Z" w16du:dateUtc="2026-05-13T20:58:49Z">
        <w:r>
          <w:rPr/>
          <w:t>Pyth</w:t>
        </w:r>
      </w:ins>
      <w:r>
        <w:t>on</w:t>
      </w:r>
      <w:del w:id="150" w:author="J.T. Menchaca" w:date="2026-05-13T20:58:49Z" w16du:dateUtc="2026-05-13T20:58:49Z">
        <w:r>
          <w:rPr/>
          <w:delText>formance, Completeness,</w:delText>
        </w:r>
      </w:del>
      <w:r>
        <w:t xml:space="preserve"> and </w:t>
      </w:r>
      <w:del w:id="151" w:author="J.T. Menchaca" w:date="2026-05-13T20:58:49Z" w16du:dateUtc="2026-05-13T20:58:49Z">
        <w:r>
          <w:rPr/>
          <w:delText>Pla</w:delText>
        </w:r>
      </w:del>
      <w:ins w:id="151" w:author="J.T. Menchaca" w:date="2026-05-13T20:58:49Z" w16du:dateUtc="2026-05-13T20:58:49Z">
        <w:r>
          <w:rPr/>
          <w:t>R (s</w:t>
        </w:r>
      </w:ins>
      <w:r>
        <w:t>u</w:t>
      </w:r>
      <w:del w:id="152" w:author="J.T. Menchaca" w:date="2026-05-13T20:58:49Z" w16du:dateUtc="2026-05-13T20:58:49Z">
        <w:r>
          <w:rPr/>
          <w:delText>sibility</w:delText>
        </w:r>
      </w:del>
      <w:ins w:id="152" w:author="J.T. Menchaca" w:date="2026-05-13T20:58:49Z" w16du:dateUtc="2026-05-13T20:58:49Z">
        <w:r>
          <w:rPr/>
          <w:t>ch</w:t>
        </w:r>
      </w:ins>
      <w:r>
        <w:t xml:space="preserve"> as </w:t>
      </w:r>
      <w:del w:id="153" w:author="J.T. Menchaca" w:date="2026-05-13T20:58:49Z" w16du:dateUtc="2026-05-13T20:58:49Z">
        <w:r>
          <w:rPr/>
          <w:delText>or</w:delText>
        </w:r>
      </w:del>
      <w:ins w:id="153" w:author="J.T. Menchaca" w:date="2026-05-13T20:58:49Z" w16du:dateUtc="2026-05-13T20:58:49Z">
        <w:r>
          <w:rPr/>
          <w:t>pan</w:t>
        </w:r>
      </w:ins>
      <w:r>
        <w:t>der</w:t>
      </w:r>
      <w:del w:id="154" w:author="J.T. Menchaca" w:date="2026-05-13T20:58:49Z" w16du:dateUtc="2026-05-13T20:58:49Z">
        <w:r>
          <w:rPr/>
          <w:delText>ed c</w:delText>
        </w:r>
      </w:del>
      <w:r>
        <w:t>a</w:t>
      </w:r>
      <w:del w:id="155" w:author="J.T. Menchaca" w:date="2026-05-13T20:58:49Z" w16du:dateUtc="2026-05-13T20:58:49Z">
        <w:r>
          <w:rPr/>
          <w:delText>tegories, where conformance</w:delText>
        </w:r>
      </w:del>
      <w:r>
        <w:t xml:space="preserve"> and </w:t>
      </w:r>
      <w:del w:id="156" w:author="J.T. Menchaca" w:date="2026-05-13T20:58:49Z" w16du:dateUtc="2026-05-13T20:58:49Z">
        <w:r>
          <w:rPr/>
          <w:delText>c</w:delText>
        </w:r>
      </w:del>
      <w:ins w:id="154" w:author="J.T. Menchaca" w:date="2026-05-13T20:58:49Z" w16du:dateUtc="2026-05-13T20:58:49Z">
        <w:r>
          <w:rPr/>
          <w:t>p</w:t>
        </w:r>
      </w:ins>
      <w:r>
        <w:t>o</w:t>
      </w:r>
      <w:del w:id="157" w:author="J.T. Menchaca" w:date="2026-05-13T20:58:49Z" w16du:dateUtc="2026-05-13T20:58:49Z">
        <w:r>
          <w:rPr/>
          <w:delText>mp</w:delText>
        </w:r>
      </w:del>
      <w:ins w:id="155" w:author="J.T. Menchaca" w:date="2026-05-13T20:58:49Z" w16du:dateUtc="2026-05-13T20:58:49Z">
        <w:r>
          <w:rPr/>
          <w:t>intb</w:t>
        </w:r>
      </w:ins>
      <w:r>
        <w:t>l</w:t>
      </w:r>
      <w:ins w:id="156" w:author="J.T. Menchaca" w:date="2026-05-13T20:58:49Z" w16du:dateUtc="2026-05-13T20:58:49Z">
        <w:r>
          <w:rPr/>
          <w:t>ank) also targ</w:t>
        </w:r>
      </w:ins>
      <w:r>
        <w:t>et</w:t>
      </w:r>
      <w:ins w:id="157" w:author="J.T. Menchaca" w:date="2026-05-13T20:58:49Z" w16du:dateUtc="2026-05-13T20:58:49Z">
        <w:r>
          <w:rPr/>
          <w:t xml:space="preserve"> th</w:t>
        </w:r>
      </w:ins>
      <w:r>
        <w:t>e</w:t>
      </w:r>
      <w:ins w:id="158" w:author="J.T. Menchaca" w:date="2026-05-13T20:58:49Z" w16du:dateUtc="2026-05-13T20:58:49Z">
        <w:r>
          <w:rPr/>
          <w:t xml:space="preserve"> a</w:t>
        </w:r>
      </w:ins>
      <w:r>
        <w:t>n</w:t>
      </w:r>
      <w:del w:id="158" w:author="J.T. Menchaca" w:date="2026-05-13T20:58:49Z" w16du:dateUtc="2026-05-13T20:58:49Z">
        <w:r>
          <w:rPr/>
          <w:delText>e</w:delText>
        </w:r>
      </w:del>
      <w:ins w:id="159" w:author="J.T. Menchaca" w:date="2026-05-13T20:58:49Z" w16du:dateUtc="2026-05-13T20:58:49Z">
        <w:r>
          <w:rPr/>
          <w:t>aly</w:t>
        </w:r>
      </w:ins>
      <w:r>
        <w:t>s</w:t>
      </w:r>
      <w:ins w:id="160" w:author="J.T. Menchaca" w:date="2026-05-13T20:58:49Z" w16du:dateUtc="2026-05-13T20:58:49Z">
        <w:r>
          <w:rPr/>
          <w:t>i</w:t>
        </w:r>
      </w:ins>
      <w:r>
        <w:t xml:space="preserve">s </w:t>
      </w:r>
      <w:del w:id="159" w:author="J.T. Menchaca" w:date="2026-05-13T20:58:49Z" w16du:dateUtc="2026-05-13T20:58:49Z">
        <w:r>
          <w:rPr/>
          <w:delText>m</w:delText>
        </w:r>
      </w:del>
      <w:ins w:id="161" w:author="J.T. Menchaca" w:date="2026-05-13T20:58:49Z" w16du:dateUtc="2026-05-13T20:58:49Z">
        <w:r>
          <w:rPr/>
          <w:t>workflow, b</w:t>
        </w:r>
      </w:ins>
      <w:r>
        <w:t>u</w:t>
      </w:r>
      <w:ins w:id="162" w:author="J.T. Menchaca" w:date="2026-05-13T20:58:49Z" w16du:dateUtc="2026-05-13T20:58:49Z">
        <w:r>
          <w:rPr/>
          <w:t>t they require the analy</w:t>
        </w:r>
      </w:ins>
      <w:r>
        <w:t xml:space="preserve">st </w:t>
      </w:r>
      <w:del w:id="160" w:author="J.T. Menchaca" w:date="2026-05-13T20:58:49Z" w16du:dateUtc="2026-05-13T20:58:49Z">
        <w:r>
          <w:rPr/>
          <w:delText>b</w:delText>
        </w:r>
      </w:del>
      <w:ins w:id="163" w:author="J.T. Menchaca" w:date="2026-05-13T20:58:49Z" w16du:dateUtc="2026-05-13T20:58:49Z">
        <w:r>
          <w:rPr/>
          <w:t>to anticipat</w:t>
        </w:r>
      </w:ins>
      <w:r>
        <w:t>e e</w:t>
      </w:r>
      <w:del w:id="161" w:author="J.T. Menchaca" w:date="2026-05-13T20:58:49Z" w16du:dateUtc="2026-05-13T20:58:49Z">
        <w:r>
          <w:rPr/>
          <w:delText>st</w:delText>
        </w:r>
      </w:del>
      <w:r>
        <w:t>a</w:t>
      </w:r>
      <w:del w:id="162" w:author="J.T. Menchaca" w:date="2026-05-13T20:58:49Z" w16du:dateUtc="2026-05-13T20:58:49Z">
        <w:r>
          <w:rPr/>
          <w:delText>blis</w:delText>
        </w:r>
      </w:del>
      <w:ins w:id="164" w:author="J.T. Menchaca" w:date="2026-05-13T20:58:49Z" w16du:dateUtc="2026-05-13T20:58:49Z">
        <w:r>
          <w:rPr/>
          <w:t>c</w:t>
        </w:r>
      </w:ins>
      <w:r>
        <w:t>h</w:t>
      </w:r>
      <w:del w:id="163" w:author="J.T. Menchaca" w:date="2026-05-13T20:58:49Z" w16du:dateUtc="2026-05-13T20:58:49Z">
        <w:r>
          <w:rPr/>
          <w:delText>ed before plausibility can be meaningfully assessed.[</w:delText>
        </w:r>
      </w:del>
      <w:del w:id="164" w:author="J.T. Menchaca" w:date="2026-05-13T20:58:49Z" w16du:dateUtc="2026-05-13T20:58:49Z">
        <w:r>
          <w:rPr/>
          <w:delText>x</w:delText>
        </w:r>
      </w:del>
      <w:del w:id="165" w:author="J.T. Menchaca" w:date="2026-05-13T20:58:49Z" w16du:dateUtc="2026-05-13T20:58:49Z">
        <w:r>
          <w:rPr/>
          <w:delText>] Compile-time</w:delText>
        </w:r>
      </w:del>
      <w:r>
        <w:t xml:space="preserve"> check</w:t>
      </w:r>
      <w:del w:id="166" w:author="J.T. Menchaca" w:date="2026-05-13T20:58:49Z" w16du:dateUtc="2026-05-13T20:58:49Z">
        <w:r>
          <w:rPr/>
          <w:delText>ing</w:delText>
        </w:r>
      </w:del>
      <w:r>
        <w:t xml:space="preserve"> a</w:t>
      </w:r>
      <w:ins w:id="165" w:author="J.T. Menchaca" w:date="2026-05-13T20:58:49Z" w16du:dateUtc="2026-05-13T20:58:49Z">
        <w:r>
          <w:rPr/>
          <w:t>n</w:t>
        </w:r>
      </w:ins>
      <w:r>
        <w:t>d</w:t>
      </w:r>
      <w:ins w:id="166" w:author="J.T. Menchaca" w:date="2026-05-13T20:58:49Z" w16du:dateUtc="2026-05-13T20:58:49Z">
        <w:r>
          <w:rPr/>
          <w:t xml:space="preserve"> write it manually. Ti</w:t>
        </w:r>
      </w:ins>
      <w:r>
        <w:t>d</w:t>
      </w:r>
      <w:ins w:id="167" w:author="J.T. Menchaca" w:date="2026-05-13T20:58:49Z" w16du:dateUtc="2026-05-13T20:58:49Z">
        <w:r>
          <w:rPr/>
          <w:t>y-TS enfo</w:t>
        </w:r>
      </w:ins>
      <w:r>
        <w:t>r</w:t>
      </w:r>
      <w:del w:id="167" w:author="J.T. Menchaca" w:date="2026-05-13T20:58:49Z" w16du:dateUtc="2026-05-13T20:58:49Z">
        <w:r>
          <w:rPr/>
          <w:delText>ess</w:delText>
        </w:r>
      </w:del>
      <w:ins w:id="168" w:author="J.T. Menchaca" w:date="2026-05-13T20:58:49Z" w16du:dateUtc="2026-05-13T20:58:49Z">
        <w:r>
          <w:rPr/>
          <w:t>c</w:t>
        </w:r>
      </w:ins>
      <w:r>
        <w:t xml:space="preserve">es these </w:t>
      </w:r>
      <w:ins w:id="169" w:author="J.T. Menchaca" w:date="2026-05-13T20:58:49Z" w16du:dateUtc="2026-05-13T20:58:49Z">
        <w:r>
          <w:rPr/>
          <w:t xml:space="preserve">checks structurally through the compiler whether or not the analyst adds them. This distinction is largest </w:t>
        </w:r>
      </w:ins>
      <w:r>
        <w:t>fo</w:t>
      </w:r>
      <w:ins w:id="170" w:author="J.T. Menchaca" w:date="2026-05-13T20:58:49Z" w16du:dateUtc="2026-05-13T20:58:49Z">
        <w:r>
          <w:rPr/>
          <w:t>r errors that are diffic</w:t>
        </w:r>
      </w:ins>
      <w:r>
        <w:t>u</w:t>
      </w:r>
      <w:ins w:id="171" w:author="J.T. Menchaca" w:date="2026-05-13T20:58:49Z" w16du:dateUtc="2026-05-13T20:58:49Z">
        <w:r>
          <w:rPr/>
          <w:t>lt to a</w:t>
        </w:r>
      </w:ins>
      <w:r>
        <w:t>n</w:t>
      </w:r>
      <w:del w:id="168" w:author="J.T. Menchaca" w:date="2026-05-13T20:58:49Z" w16du:dateUtc="2026-05-13T20:58:49Z">
        <w:r>
          <w:rPr/>
          <w:delText>d</w:delText>
        </w:r>
      </w:del>
      <w:ins w:id="172" w:author="J.T. Menchaca" w:date="2026-05-13T20:58:49Z" w16du:dateUtc="2026-05-13T20:58:49Z">
        <w:r>
          <w:rPr/>
          <w:t>ticipate, which in this evalu</w:t>
        </w:r>
      </w:ins>
      <w:r>
        <w:t>ation</w:t>
      </w:r>
      <w:ins w:id="173" w:author="J.T. Menchaca" w:date="2026-05-13T20:58:49Z" w16du:dateUtc="2026-05-13T20:58:49Z">
        <w:r>
          <w:rPr/>
          <w:t xml:space="preserve"> were </w:t>
        </w:r>
      </w:ins>
      <w:r>
        <w:t>al</w:t>
      </w:r>
      <w:ins w:id="174" w:author="J.T. Menchaca" w:date="2026-05-13T20:58:49Z" w16du:dateUtc="2026-05-13T20:58:49Z">
        <w:r>
          <w:rPr/>
          <w:t>so</w:t>
        </w:r>
      </w:ins>
      <w:r>
        <w:t xml:space="preserve"> </w:t>
      </w:r>
      <w:ins w:id="175" w:author="J.T. Menchaca" w:date="2026-05-13T20:58:49Z" w16du:dateUtc="2026-05-13T20:58:49Z">
        <w:r>
          <w:rPr/>
          <w:t>the most consequentia</w:t>
        </w:r>
      </w:ins>
      <w:r>
        <w:t>l</w:t>
      </w:r>
      <w:del w:id="169" w:author="J.T. Menchaca" w:date="2026-05-13T20:58:49Z" w16du:dateUtc="2026-05-13T20:58:49Z">
        <w:r>
          <w:rPr/>
          <w:delText>ayers</w:delText>
        </w:r>
      </w:del>
      <w:r>
        <w:t>.</w:t>
      </w:r>
      <w:del w:id="170" w:author="J.T. Menchaca" w:date="2026-05-13T20:58:49Z" w16du:dateUtc="2026-05-13T20:58:49Z">
        <w:r>
          <w:rPr/>
          <w:delText xml:space="preserve"> </w:delText>
        </w:r>
      </w:del>
    </w:p>
    <w:p w14:paraId="4F06A0FA" w14:textId="77777777" w:rsidR="005233BB" w:rsidRDefault="00000000">
      <w:pPr>
        <w:pStyle w:val="BodyText"/>
      </w:pPr>
      <w:ins w:id="176" w:author="J.T. Menchaca" w:date="2026-05-13T20:58:49Z" w16du:dateUtc="2026-05-13T20:58:49Z">
        <w:r>
          <w:rPr/>
          <w:t xml:space="preserve">LLM-generated analysis code is susceptible to the same error patterns. Large language models are increasingly used to generate data analysis code in biomedical research, but benchmarking across hundreds of biomedical data analysis tasks has found overall accuracy below 40%, with errors that often produce plausible but incorrect output rather than obvious failures.[Wang 2026] LLM-generated code is susceptible to the error patterns this evaluation identified as high-severity. An LLM generating a join will not track whether the join introduced missing values, and an LLM referencing a column after a summarization step will not verify that the column still exists. </w:t>
        </w:r>
      </w:ins>
      <w:r>
        <w:t xml:space="preserve">Compile-time checking </w:t>
      </w:r>
      <w:ins w:id="177" w:author="J.T. Menchaca" w:date="2026-05-13T20:58:49Z" w16du:dateUtc="2026-05-13T20:58:49Z">
        <w:r>
          <w:rPr/>
          <w:t>provi</w:t>
        </w:r>
      </w:ins>
      <w:r>
        <w:t>d</w:t>
      </w:r>
      <w:del w:id="171" w:author="J.T. Menchaca" w:date="2026-05-13T20:58:49Z" w16du:dateUtc="2026-05-13T20:58:49Z">
        <w:r>
          <w:rPr/>
          <w:delText>o</w:delText>
        </w:r>
      </w:del>
      <w:r>
        <w:t xml:space="preserve">es </w:t>
      </w:r>
      <w:del w:id="172" w:author="J.T. Menchaca" w:date="2026-05-13T20:58:49Z" w16du:dateUtc="2026-05-13T20:58:49Z">
        <w:r>
          <w:rPr/>
          <w:delText>not eliminate the need for validation when external dat</w:delText>
        </w:r>
      </w:del>
      <w:r>
        <w:t xml:space="preserve">a </w:t>
      </w:r>
      <w:ins w:id="178" w:author="J.T. Menchaca" w:date="2026-05-13T20:58:49Z" w16du:dateUtc="2026-05-13T20:58:49Z">
        <w:r>
          <w:rPr/>
          <w:t>saf</w:t>
        </w:r>
      </w:ins>
      <w:r>
        <w:t>e</w:t>
      </w:r>
      <w:del w:id="173" w:author="J.T. Menchaca" w:date="2026-05-13T20:58:49Z" w16du:dateUtc="2026-05-13T20:58:49Z">
        <w:r>
          <w:rPr/>
          <w:delText>nte</w:delText>
        </w:r>
      </w:del>
      <w:ins w:id="179" w:author="J.T. Menchaca" w:date="2026-05-13T20:58:49Z" w16du:dateUtc="2026-05-13T20:58:49Z">
        <w:r>
          <w:rPr/>
          <w:t>gua</w:t>
        </w:r>
      </w:ins>
      <w:r>
        <w:t>r</w:t>
      </w:r>
      <w:del w:id="174" w:author="J.T. Menchaca" w:date="2026-05-13T20:58:49Z" w16du:dateUtc="2026-05-13T20:58:49Z">
        <w:r>
          <w:rPr/>
          <w:delText>s the program, which is why 3 of the 65 errors were caught at</w:delText>
        </w:r>
      </w:del>
      <w:ins w:id="180" w:author="J.T. Menchaca" w:date="2026-05-13T20:58:49Z" w16du:dateUtc="2026-05-13T20:58:49Z">
        <w:r>
          <w:rPr/>
          <w:t>d</w:t>
        </w:r>
      </w:ins>
      <w:r>
        <w:t xml:space="preserve"> that </w:t>
      </w:r>
      <w:del w:id="175" w:author="J.T. Menchaca" w:date="2026-05-13T20:58:49Z" w16du:dateUtc="2026-05-13T20:58:49Z">
        <w:r>
          <w:rPr/>
          <w:delText>b</w:delText>
        </w:r>
      </w:del>
      <w:r>
        <w:t>o</w:t>
      </w:r>
      <w:del w:id="176" w:author="J.T. Menchaca" w:date="2026-05-13T20:58:49Z" w16du:dateUtc="2026-05-13T20:58:49Z">
        <w:r>
          <w:rPr/>
          <w:delText>u</w:delText>
        </w:r>
      </w:del>
      <w:ins w:id="181" w:author="J.T. Menchaca" w:date="2026-05-13T20:58:49Z" w16du:dateUtc="2026-05-13T20:58:49Z">
        <w:r>
          <w:rPr/>
          <w:t>perates i</w:t>
        </w:r>
      </w:ins>
      <w:r>
        <w:t>nd</w:t>
      </w:r>
      <w:del w:id="177" w:author="J.T. Menchaca" w:date="2026-05-13T20:58:49Z" w16du:dateUtc="2026-05-13T20:58:49Z">
        <w:r>
          <w:rPr/>
          <w:delText>ar</w:delText>
        </w:r>
      </w:del>
      <w:ins w:id="182" w:author="J.T. Menchaca" w:date="2026-05-13T20:58:49Z" w16du:dateUtc="2026-05-13T20:58:49Z">
        <w:r>
          <w:rPr/>
          <w:t>ependentl</w:t>
        </w:r>
      </w:ins>
      <w:r>
        <w:t xml:space="preserve">y </w:t>
      </w:r>
      <w:del w:id="178" w:author="J.T. Menchaca" w:date="2026-05-13T20:58:49Z" w16du:dateUtc="2026-05-13T20:58:49Z">
        <w:r>
          <w:rPr/>
          <w:delText>ra</w:delText>
        </w:r>
      </w:del>
      <w:ins w:id="183" w:author="J.T. Menchaca" w:date="2026-05-13T20:58:49Z" w16du:dateUtc="2026-05-13T20:58:49Z">
        <w:r>
          <w:rPr/>
          <w:t>of whe</w:t>
        </w:r>
      </w:ins>
      <w:r>
        <w:t>ther</w:t>
      </w:r>
      <w:del w:id="179" w:author="J.T. Menchaca" w:date="2026-05-13T20:58:49Z" w16du:dateUtc="2026-05-13T20:58:49Z">
        <w:r>
          <w:rPr/>
          <w:delText xml:space="preserve"> than before</w:delText>
        </w:r>
      </w:del>
      <w:r>
        <w:t xml:space="preserve"> the code </w:t>
      </w:r>
      <w:ins w:id="184" w:author="J.T. Menchaca" w:date="2026-05-13T20:58:49Z" w16du:dateUtc="2026-05-13T20:58:49Z">
        <w:r>
          <w:rPr/>
          <w:t>was written by a human or gene</w:t>
        </w:r>
      </w:ins>
      <w:r>
        <w:t>ra</w:t>
      </w:r>
      <w:ins w:id="185" w:author="J.T. Menchaca" w:date="2026-05-13T20:58:49Z" w16du:dateUtc="2026-05-13T20:58:49Z">
        <w:r>
          <w:rPr/>
          <w:t>ted by a model.[Trisovic 2022][So</w:t>
        </w:r>
      </w:ins>
      <w:r>
        <w:t>n</w:t>
      </w:r>
      <w:del w:id="180" w:author="J.T. Menchaca" w:date="2026-05-13T20:58:49Z" w16du:dateUtc="2026-05-13T20:58:49Z">
        <w:r>
          <w:rPr/>
          <w:delText>.</w:delText>
        </w:r>
      </w:del>
      <w:ins w:id="186" w:author="J.T. Menchaca" w:date="2026-05-13T20:58:49Z" w16du:dateUtc="2026-05-13T20:58:49Z">
        <w:r>
          <w:rPr/>
          <w:t>g 2026]</w:t>
        </w:r>
      </w:ins>
    </w:p>
    <w:p w14:paraId="4C5A7A53" w14:textId="77777777" w:rsidR="005233BB" w:rsidRDefault="00000000">
      <w:pPr>
        <w:pStyle w:val="BodyText"/>
      </w:pPr>
      <w:r>
        <w:t>T</w:t>
      </w:r>
      <w:ins w:id="187" w:author="J.T. Menchaca" w:date="2026-05-13T20:58:49Z" w16du:dateUtc="2026-05-13T20:58:49Z">
        <w:r>
          <w:rPr/>
          <w:t>he framework is deplo</w:t>
        </w:r>
      </w:ins>
      <w:r>
        <w:t>y</w:t>
      </w:r>
      <w:ins w:id="188" w:author="J.T. Menchaca" w:date="2026-05-13T20:58:49Z" w16du:dateUtc="2026-05-13T20:58:49Z">
        <w:r>
          <w:rPr/>
          <w:t>ed at the University of Utah, where it ma</w:t>
        </w:r>
      </w:ins>
      <w:r>
        <w:t>p</w:t>
      </w:r>
      <w:ins w:id="189" w:author="J.T. Menchaca" w:date="2026-05-13T20:58:49Z" w16du:dateUtc="2026-05-13T20:58:49Z">
        <w:r>
          <w:rPr/>
          <w:t>s hospital data into structur</w:t>
        </w:r>
      </w:ins>
      <w:r>
        <w:t>e</w:t>
      </w:r>
      <w:del w:id="181" w:author="J.T. Menchaca" w:date="2026-05-13T20:58:49Z" w16du:dateUtc="2026-05-13T20:58:49Z">
        <w:r>
          <w:rPr/>
          <w:delText>Sc</w:delText>
        </w:r>
      </w:del>
      <w:ins w:id="190" w:author="J.T. Menchaca" w:date="2026-05-13T20:58:49Z" w16du:dateUtc="2026-05-13T20:58:49Z">
        <w:r>
          <w:rPr/>
          <w:t>d datasets fo</w:t>
        </w:r>
      </w:ins>
      <w:r>
        <w:t>r</w:t>
      </w:r>
      <w:ins w:id="191" w:author="J.T. Menchaca" w:date="2026-05-13T20:58:49Z" w16du:dateUtc="2026-05-13T20:58:49Z">
        <w:r>
          <w:rPr/>
          <w:t xml:space="preserve"> qual</w:t>
        </w:r>
      </w:ins>
      <w:r>
        <w:t>i</w:t>
      </w:r>
      <w:ins w:id="192" w:author="J.T. Menchaca" w:date="2026-05-13T20:58:49Z" w16du:dateUtc="2026-05-13T20:58:49Z">
        <w:r>
          <w:rPr/>
          <w:t>ty im</w:t>
        </w:r>
      </w:ins>
      <w:r>
        <w:t>p</w:t>
      </w:r>
      <w:ins w:id="193" w:author="J.T. Menchaca" w:date="2026-05-13T20:58:49Z" w16du:dateUtc="2026-05-13T20:58:49Z">
        <w:r>
          <w:rPr/>
          <w:t>rovemen</w:t>
        </w:r>
      </w:ins>
      <w:r>
        <w:t>t a</w:t>
      </w:r>
      <w:del w:id="182" w:author="J.T. Menchaca" w:date="2026-05-13T20:58:49Z" w16du:dateUtc="2026-05-13T20:58:49Z">
        <w:r>
          <w:rPr/>
          <w:delText>l</w:delText>
        </w:r>
      </w:del>
      <w:ins w:id="194" w:author="J.T. Menchaca" w:date="2026-05-13T20:58:49Z" w16du:dateUtc="2026-05-13T20:58:49Z">
        <w:r>
          <w:rPr/>
          <w:t>nd re</w:t>
        </w:r>
      </w:ins>
      <w:r>
        <w:t>s</w:t>
      </w:r>
      <w:del w:id="183" w:author="J.T. Menchaca" w:date="2026-05-13T20:58:49Z" w16du:dateUtc="2026-05-13T20:58:49Z">
        <w:r>
          <w:rPr/>
          <w:delText>o</w:delText>
        </w:r>
      </w:del>
      <w:ins w:id="195" w:author="J.T. Menchaca" w:date="2026-05-13T20:58:49Z" w16du:dateUtc="2026-05-13T20:58:49Z">
        <w:r>
          <w:rPr/>
          <w:t>earch.</w:t>
        </w:r>
      </w:ins>
      <w:r>
        <w:t xml:space="preserve"> </w:t>
      </w:r>
      <w:del w:id="184" w:author="J.T. Menchaca" w:date="2026-05-13T20:58:49Z" w16du:dateUtc="2026-05-13T20:58:49Z">
        <w:r>
          <w:rPr/>
          <w:delText>has</w:delText>
        </w:r>
      </w:del>
      <w:ins w:id="196" w:author="J.T. Menchaca" w:date="2026-05-13T20:58:49Z" w16du:dateUtc="2026-05-13T20:58:49Z">
        <w:r>
          <w:rPr/>
          <w:t>In</w:t>
        </w:r>
      </w:ins>
      <w:r>
        <w:t xml:space="preserve"> practic</w:t>
      </w:r>
      <w:ins w:id="197" w:author="J.T. Menchaca" w:date="2026-05-13T20:58:49Z" w16du:dateUtc="2026-05-13T20:58:49Z">
        <w:r>
          <w:rPr/>
          <w:t>e, the most common benefit has been explicit handling of missing v</w:t>
        </w:r>
      </w:ins>
      <w:r>
        <w:t>al</w:t>
      </w:r>
      <w:ins w:id="198" w:author="J.T. Menchaca" w:date="2026-05-13T20:58:49Z" w16du:dateUtc="2026-05-13T20:58:49Z">
        <w:r>
          <w:rPr/>
          <w:t>ues</w:t>
        </w:r>
      </w:ins>
      <w:r>
        <w:t xml:space="preserve"> </w:t>
      </w:r>
      <w:del w:id="185" w:author="J.T. Menchaca" w:date="2026-05-13T20:58:49Z" w16du:dateUtc="2026-05-13T20:58:49Z">
        <w:r>
          <w:rPr/>
          <w:delText>l</w:delText>
        </w:r>
      </w:del>
      <w:ins w:id="199" w:author="J.T. Menchaca" w:date="2026-05-13T20:58:49Z" w16du:dateUtc="2026-05-13T20:58:49Z">
        <w:r>
          <w:rPr/>
          <w:t>after jo</w:t>
        </w:r>
      </w:ins>
      <w:r>
        <w:t>i</w:t>
      </w:r>
      <w:ins w:id="200" w:author="J.T. Menchaca" w:date="2026-05-13T20:58:49Z" w16du:dateUtc="2026-05-13T20:58:49Z">
        <w:r>
          <w:rPr/>
          <w:t xml:space="preserve">ns, consistent with the finding that </w:t>
        </w:r>
      </w:ins>
      <w:r>
        <w:t>mi</w:t>
      </w:r>
      <w:del w:id="186" w:author="J.T. Menchaca" w:date="2026-05-13T20:58:49Z" w16du:dateUtc="2026-05-13T20:58:49Z">
        <w:r>
          <w:rPr/>
          <w:delText>t</w:delText>
        </w:r>
      </w:del>
      <w:r>
        <w:t>s</w:t>
      </w:r>
      <w:del w:id="187" w:author="J.T. Menchaca" w:date="2026-05-13T20:58:49Z" w16du:dateUtc="2026-05-13T20:58:49Z">
        <w:r>
          <w:rPr/>
          <w:delText>.</w:delText>
        </w:r>
      </w:del>
      <w:ins w:id="201" w:author="J.T. Menchaca" w:date="2026-05-13T20:58:49Z" w16du:dateUtc="2026-05-13T20:58:49Z">
        <w:r>
          <w:rPr/>
          <w:t>sing</w:t>
        </w:r>
      </w:ins>
      <w:r>
        <w:t xml:space="preserve"> </w:t>
      </w:r>
      <w:del w:id="188" w:author="J.T. Menchaca" w:date="2026-05-13T20:58:49Z" w16du:dateUtc="2026-05-13T20:58:49Z">
        <w:r>
          <w:rPr/>
          <w:delText>P</w:delText>
        </w:r>
      </w:del>
      <w:ins w:id="202" w:author="J.T. Menchaca" w:date="2026-05-13T20:58:49Z" w16du:dateUtc="2026-05-13T20:58:49Z">
        <w:r>
          <w:rPr/>
          <w:t>value er</w:t>
        </w:r>
      </w:ins>
      <w:r>
        <w:t>ro</w:t>
      </w:r>
      <w:del w:id="189" w:author="J.T. Menchaca" w:date="2026-05-13T20:58:49Z" w16du:dateUtc="2026-05-13T20:58:49Z">
        <w:r>
          <w:rPr/>
          <w:delText>gramme</w:delText>
        </w:r>
      </w:del>
      <w:r>
        <w:t xml:space="preserve">rs </w:t>
      </w:r>
      <w:del w:id="190" w:author="J.T. Menchaca" w:date="2026-05-13T20:58:49Z" w16du:dateUtc="2026-05-13T20:58:49Z">
        <w:r>
          <w:rPr/>
          <w:delText>c</w:delText>
        </w:r>
      </w:del>
      <w:r>
        <w:t>a</w:t>
      </w:r>
      <w:del w:id="191" w:author="J.T. Menchaca" w:date="2026-05-13T20:58:49Z" w16du:dateUtc="2026-05-13T20:58:49Z">
        <w:r>
          <w:rPr/>
          <w:delText>n bypass</w:delText>
        </w:r>
      </w:del>
      <w:ins w:id="203" w:author="J.T. Menchaca" w:date="2026-05-13T20:58:49Z" w16du:dateUtc="2026-05-13T20:58:49Z">
        <w:r>
          <w:rPr/>
          <w:t>re</w:t>
        </w:r>
      </w:ins>
      <w:r>
        <w:t xml:space="preserve"> the c</w:t>
      </w:r>
      <w:ins w:id="204" w:author="J.T. Menchaca" w:date="2026-05-13T20:58:49Z" w16du:dateUtc="2026-05-13T20:58:49Z">
        <w:r>
          <w:rPr/>
          <w:t>ateg</w:t>
        </w:r>
      </w:ins>
      <w:r>
        <w:t>o</w:t>
      </w:r>
      <w:ins w:id="205" w:author="J.T. Menchaca" w:date="2026-05-13T20:58:49Z" w16du:dateUtc="2026-05-13T20:58:49Z">
        <w:r>
          <w:rPr/>
          <w:t xml:space="preserve">ry </w:t>
        </w:r>
      </w:ins>
      <w:r>
        <w:t>m</w:t>
      </w:r>
      <w:del w:id="192" w:author="J.T. Menchaca" w:date="2026-05-13T20:58:49Z" w16du:dateUtc="2026-05-13T20:58:49Z">
        <w:r>
          <w:rPr/>
          <w:delText>p</w:delText>
        </w:r>
      </w:del>
      <w:ins w:id="206" w:author="J.T. Menchaca" w:date="2026-05-13T20:58:49Z" w16du:dateUtc="2026-05-13T20:58:49Z">
        <w:r>
          <w:rPr/>
          <w:t>ost likely to continue s</w:t>
        </w:r>
      </w:ins>
      <w:r>
        <w:t>ile</w:t>
      </w:r>
      <w:del w:id="193" w:author="J.T. Menchaca" w:date="2026-05-13T20:58:49Z" w16du:dateUtc="2026-05-13T20:58:49Z">
        <w:r>
          <w:rPr/>
          <w:delText>r,</w:delText>
        </w:r>
      </w:del>
      <w:ins w:id="207" w:author="J.T. Menchaca" w:date="2026-05-13T20:58:49Z" w16du:dateUtc="2026-05-13T20:58:49Z">
        <w:r>
          <w:rPr/>
          <w:t>ntly in pandas</w:t>
        </w:r>
      </w:ins>
      <w:r>
        <w:t xml:space="preserve"> and </w:t>
      </w:r>
      <w:del w:id="194" w:author="J.T. Menchaca" w:date="2026-05-13T20:58:49Z" w16du:dateUtc="2026-05-13T20:58:49Z">
        <w:r>
          <w:rPr/>
          <w:delText>wo</w:delText>
        </w:r>
      </w:del>
      <w:ins w:id="208" w:author="J.T. Menchaca" w:date="2026-05-13T20:58:49Z" w16du:dateUtc="2026-05-13T20:58:49Z">
        <w:r>
          <w:rPr/>
          <w:t>tidyve</w:t>
        </w:r>
      </w:ins>
      <w:r>
        <w:t>r</w:t>
      </w:r>
      <w:del w:id="195" w:author="J.T. Menchaca" w:date="2026-05-13T20:58:49Z" w16du:dateUtc="2026-05-13T20:58:49Z">
        <w:r>
          <w:rPr/>
          <w:delText xml:space="preserve">kflows with many processing steps in </w:delText>
        </w:r>
      </w:del>
      <w:r>
        <w:t>se</w:t>
      </w:r>
      <w:del w:id="196" w:author="J.T. Menchaca" w:date="2026-05-13T20:58:49Z" w16du:dateUtc="2026-05-13T20:58:49Z">
        <w:r>
          <w:rPr/>
          <w:delText>quence can exceed the compiler's capacity, requiring the workflow to be broken into smaller parts</w:delText>
        </w:r>
      </w:del>
      <w:r>
        <w:t>.</w:t>
      </w:r>
      <w:del w:id="197" w:author="J.T. Menchaca" w:date="2026-05-13T20:58:49Z" w16du:dateUtc="2026-05-13T20:58:49Z">
        <w:r>
          <w:rPr/>
          <w:delText xml:space="preserve"> These are known boundaries of the approach.</w:delText>
        </w:r>
      </w:del>
    </w:p>
    <w:p w14:paraId="4613A462" w14:textId="77777777" w:rsidR="005233BB" w:rsidRDefault="00000000" w:rsidP="00AE0632">
      <w:pPr>
        <w:pStyle w:val="BodyText"/>
      </w:pPr>
      <w:del w:id="198" w:author="J.T. Menchaca" w:date="2026-05-13T20:58:49Z" w16du:dateUtc="2026-05-13T20:58:49Z">
        <w:r>
          <w:rPr/>
          <w:delText>For biomedical informatics, the broader significance is that many clinical data applications already run in TypeScript. Web dashboards, data collection tools, APIs, and clinical decision-support systems often contain data processing logic that is currently exported to Python or R for analysis and then re-imported. Tidy-TS makes it possible to keep more of that work in a single language with c</w:delText>
        </w:r>
      </w:del>
      <w:ins w:id="209" w:author="J.T. Menchaca" w:date="2026-05-13T20:58:49Z" w16du:dateUtc="2026-05-13T20:58:49Z">
        <w:r>
          <w:rPr/>
          <w:t>C</w:t>
        </w:r>
      </w:ins>
      <w:r>
        <w:t xml:space="preserve">ompile-time checking </w:t>
      </w:r>
      <w:ins w:id="210" w:author="J.T. Menchaca" w:date="2026-05-13T20:58:49Z" w16du:dateUtc="2026-05-13T20:58:49Z">
        <w:r>
          <w:rPr/>
          <w:t xml:space="preserve">does not eliminate </w:t>
        </w:r>
      </w:ins>
      <w:r>
        <w:t>th</w:t>
      </w:r>
      <w:ins w:id="211" w:author="J.T. Menchaca" w:date="2026-05-13T20:58:49Z" w16du:dateUtc="2026-05-13T20:58:49Z">
        <w:r>
          <w:rPr/>
          <w:t>e need for runtime validation when external data enters the p</w:t>
        </w:r>
      </w:ins>
      <w:r>
        <w:t>ro</w:t>
      </w:r>
      <w:ins w:id="212" w:author="J.T. Menchaca" w:date="2026-05-13T20:58:49Z" w16du:dateUtc="2026-05-13T20:58:49Z">
        <w:r>
          <w:rPr/>
          <w:t>gram, which is why 3 of the 65 errors were ca</w:t>
        </w:r>
      </w:ins>
      <w:r>
        <w:t>ugh</w:t>
      </w:r>
      <w:ins w:id="213" w:author="J.T. Menchaca" w:date="2026-05-13T20:58:49Z" w16du:dateUtc="2026-05-13T20:58:49Z">
        <w:r>
          <w:rPr/>
          <w:t>t at that b</w:t>
        </w:r>
      </w:ins>
      <w:r>
        <w:t>ou</w:t>
      </w:r>
      <w:ins w:id="214" w:author="J.T. Menchaca" w:date="2026-05-13T20:58:49Z" w16du:dateUtc="2026-05-13T20:58:49Z">
        <w:r>
          <w:rPr/>
          <w:t>ndary. TypeScrip</w:t>
        </w:r>
      </w:ins>
      <w:r>
        <w:t>t</w:t>
      </w:r>
      <w:ins w:id="215" w:author="J.T. Menchaca" w:date="2026-05-13T20:58:49Z" w16du:dateUtc="2026-05-13T20:58:49Z">
        <w:r>
          <w:rPr/>
          <w:t xml:space="preserve"> also has practical limits</w:t>
        </w:r>
      </w:ins>
      <w:r>
        <w:t>.</w:t>
      </w:r>
      <w:ins w:id="216" w:author="J.T. Menchaca" w:date="2026-05-13T20:58:49Z" w16du:dateUtc="2026-05-13T20:58:49Z">
        <w:r>
          <w:rPr/>
          <w:t xml:space="preserve"> Programmers can bypass the compiler, and workflows with many steps in sequence can exceed compiler capacity, requiring them to be broken into smaller parts.</w:t>
        </w:r>
      </w:ins>
    </w:p>
    <w:p w14:paraId="7A962275" w14:textId="77777777" w:rsidR="005233BB" w:rsidRPr="00AE0632" w:rsidRDefault="00AE0632" w:rsidP="00AE0632">
      <w:pPr>
        <w:pStyle w:val="BodyText"/>
        <w:rPr>
          <w:b/>
          <w:bCs/>
          <w:i/>
          <w:iCs/>
        </w:rPr>
      </w:pPr>
      <w:r w:rsidRPr="00AE0632">
        <w:rPr>
          <w:i/>
          <w:iCs/>
        </w:rPr>
        <w:t>Limitations</w:t>
      </w:r>
      <w:bookmarkStart w:id="19" w:name="limitations"/>
      <w:bookmarkEnd w:id="18"/>
    </w:p>
    <w:p w14:paraId="6CB4E10E" w14:textId="77777777" w:rsidR="005233BB" w:rsidRDefault="00000000">
      <w:pPr>
        <w:pStyle w:val="FirstParagraph"/>
      </w:pPr>
      <w:r>
        <w:t xml:space="preserve">The comparison suite uses sample clinical datasets rather than </w:t>
      </w:r>
      <w:del w:id="199" w:author="J.T. Menchaca" w:date="2026-05-13T20:58:49Z" w16du:dateUtc="2026-05-13T20:58:49Z">
        <w:r>
          <w:rPr/>
          <w:delText xml:space="preserve">a large collection of </w:delText>
        </w:r>
      </w:del>
      <w:r>
        <w:t>production workflows</w:t>
      </w:r>
      <w:del w:id="200" w:author="J.T. Menchaca" w:date="2026-05-13T20:58:49Z" w16du:dateUtc="2026-05-13T20:58:49Z">
        <w:r>
          <w:rPr/>
          <w:delText>. The tests</w:delText>
        </w:r>
      </w:del>
      <w:r>
        <w:t xml:space="preserve"> a</w:t>
      </w:r>
      <w:del w:id="201" w:author="J.T. Menchaca" w:date="2026-05-13T20:58:49Z" w16du:dateUtc="2026-05-13T20:58:49Z">
        <w:r>
          <w:rPr/>
          <w:delText xml:space="preserve">re </w:delText>
        </w:r>
      </w:del>
      <w:ins w:id="217" w:author="J.T. Menchaca" w:date="2026-05-13T20:58:49Z" w16du:dateUtc="2026-05-13T20:58:49Z">
        <w:r>
          <w:rPr/>
          <w:t>n</w:t>
        </w:r>
      </w:ins>
      <w:r>
        <w:t>d</w:t>
      </w:r>
      <w:del w:id="202" w:author="J.T. Menchaca" w:date="2026-05-13T20:58:49Z" w16du:dateUtc="2026-05-13T20:58:49Z">
        <w:r>
          <w:rPr/>
          <w:delText>esigned to isolate common errors, but they</w:delText>
        </w:r>
      </w:del>
      <w:r>
        <w:t xml:space="preserve"> do</w:t>
      </w:r>
      <w:ins w:id="218" w:author="J.T. Menchaca" w:date="2026-05-13T20:58:49Z" w16du:dateUtc="2026-05-13T20:58:49Z">
        <w:r>
          <w:rPr/>
          <w:t>es</w:t>
        </w:r>
      </w:ins>
      <w:r>
        <w:t xml:space="preserve"> not measure how often these errors occur in routine</w:t>
      </w:r>
      <w:del w:id="203" w:author="J.T. Menchaca" w:date="2026-05-13T20:58:49Z" w16du:dateUtc="2026-05-13T20:58:49Z">
        <w:r>
          <w:rPr/>
          <w:delText xml:space="preserve"> clinical</w:delText>
        </w:r>
      </w:del>
      <w:r>
        <w:t xml:space="preserve"> work. The evaluation measures error detection, not downstream patient outcomes, </w:t>
      </w:r>
      <w:del w:id="204" w:author="J.T. Menchaca" w:date="2026-05-13T20:58:49Z" w16du:dateUtc="2026-05-13T20:58:49Z">
        <w:r>
          <w:rPr/>
          <w:delText xml:space="preserve">clinical decision quality, or </w:delText>
        </w:r>
      </w:del>
      <w:r>
        <w:t>analyst productivity</w:t>
      </w:r>
      <w:del w:id="205" w:author="J.T. Menchaca" w:date="2026-05-13T20:58:49Z" w16du:dateUtc="2026-05-13T20:58:49Z">
        <w:r>
          <w:rPr/>
          <w:delText>.</w:delText>
        </w:r>
      </w:del>
      <w:ins w:id="219" w:author="J.T. Menchaca" w:date="2026-05-13T20:58:49Z" w16du:dateUtc="2026-05-13T20:58:49Z">
        <w:r>
          <w:rPr/>
          <w:t>,</w:t>
        </w:r>
      </w:ins>
      <w:r>
        <w:t xml:space="preserve"> </w:t>
      </w:r>
      <w:del w:id="206" w:author="J.T. Menchaca" w:date="2026-05-13T20:58:49Z" w16du:dateUtc="2026-05-13T20:58:49Z">
        <w:r>
          <w:rPr/>
          <w:delText>It als</w:delText>
        </w:r>
      </w:del>
      <w:r>
        <w:t>o</w:t>
      </w:r>
      <w:del w:id="207" w:author="J.T. Menchaca" w:date="2026-05-13T20:58:49Z" w16du:dateUtc="2026-05-13T20:58:49Z">
        <w:r>
          <w:rPr/>
          <w:delText xml:space="preserve"> does not measu</w:delText>
        </w:r>
      </w:del>
      <w:r>
        <w:t>r</w:t>
      </w:r>
      <w:del w:id="208" w:author="J.T. Menchaca" w:date="2026-05-13T20:58:49Z" w16du:dateUtc="2026-05-13T20:58:49Z">
        <w:r>
          <w:rPr/>
          <w:delText>e</w:delText>
        </w:r>
      </w:del>
      <w:r>
        <w:t xml:space="preserve"> false-positive rates</w:t>
      </w:r>
      <w:del w:id="209" w:author="J.T. Menchaca" w:date="2026-05-13T20:58:49Z" w16du:dateUtc="2026-05-13T20:58:49Z">
        <w:r>
          <w:rPr/>
          <w:delText xml:space="preserve"> or the additional effort required to </w:delText>
        </w:r>
      </w:del>
      <w:del w:id="210" w:author="J.T. Menchaca" w:date="2026-05-13T20:58:49Z" w16du:dateUtc="2026-05-13T20:58:49Z">
        <w:r>
          <w:rPr/>
          <w:delText>satisfy the compiler when writing valid code</w:delText>
        </w:r>
      </w:del>
      <w:r>
        <w:t xml:space="preserve">. Severity was assigned by the study team rather than </w:t>
      </w:r>
      <w:del w:id="211" w:author="J.T. Menchaca" w:date="2026-05-13T20:58:49Z" w16du:dateUtc="2026-05-13T20:58:49Z">
        <w:r>
          <w:rPr/>
          <w:delText xml:space="preserve">by </w:delText>
        </w:r>
      </w:del>
      <w:r>
        <w:t xml:space="preserve">independent raters, though </w:t>
      </w:r>
      <w:del w:id="212" w:author="J.T. Menchaca" w:date="2026-05-13T20:58:49Z" w16du:dateUtc="2026-05-13T20:58:49Z">
        <w:r>
          <w:rPr/>
          <w:delText xml:space="preserve">the </w:delText>
        </w:r>
      </w:del>
      <w:r>
        <w:t>criteria</w:t>
      </w:r>
      <w:del w:id="213" w:author="J.T. Menchaca" w:date="2026-05-13T20:58:49Z" w16du:dateUtc="2026-05-13T20:58:49Z">
        <w:r>
          <w:rPr/>
          <w:delText xml:space="preserve"> for each tier</w:delText>
        </w:r>
      </w:del>
      <w:r>
        <w:t xml:space="preserve"> are defined explicitly</w:t>
      </w:r>
      <w:del w:id="214" w:author="J.T. Menchaca" w:date="2026-05-13T20:58:49Z" w16du:dateUtc="2026-05-13T20:58:49Z">
        <w:r>
          <w:rPr/>
          <w:delText xml:space="preserve"> in Methods</w:delText>
        </w:r>
      </w:del>
      <w:r>
        <w:t xml:space="preserve"> to support reproducibility.</w:t>
      </w:r>
      <w:ins w:id="220" w:author="J.T. Menchaca" w:date="2026-05-13T20:58:49Z" w16du:dateUtc="2026-05-13T20:58:49Z">
        <w:r>
          <w:rPr/>
          <w:t xml:space="preserve"> Compile-time checking cannot verify that a cohort definition is appropriate, that a statistical test is justified, or that clinical concepts are correctly specified. Runtime validation remains necessary for external data, and designing the expected data structure remains the developer's responsibility.</w:t>
        </w:r>
      </w:ins>
    </w:p>
    <w:p w14:paraId="43BC7683" w14:textId="77777777" w:rsidR="005233BB" w:rsidRDefault="00000000">
      <w:pPr>
        <w:pStyle w:val="Heading2"/>
      </w:pPr>
      <w:bookmarkStart w:id="20" w:name="conclusion-1"/>
      <w:bookmarkEnd w:id="19"/>
      <w:r>
        <w:t>Conclusion</w:t>
      </w:r>
    </w:p>
    <w:p w14:paraId="6F332C63" w14:textId="662185F5" w:rsidR="007F04E0" w:rsidRDefault="00000000" w:rsidP="006274F9">
      <w:pPr>
        <w:pStyle w:val="FirstParagraph"/>
      </w:pPr>
      <w:r>
        <w:t xml:space="preserve">Tidy-TS is a </w:t>
      </w:r>
      <w:r w:rsidR="00A90C54">
        <w:t>data analysis</w:t>
      </w:r>
      <w:r>
        <w:t xml:space="preserve"> framework </w:t>
      </w:r>
      <w:r w:rsidR="00FE28AD">
        <w:t>supporting</w:t>
      </w:r>
      <w:r>
        <w:t xml:space="preserve"> clinical data </w:t>
      </w:r>
      <w:r w:rsidR="00FE28AD">
        <w:t xml:space="preserve">analysis </w:t>
      </w:r>
      <w:r>
        <w:t>in TypeScript. It tracks the available columns, their types, and whether values may be missing as data moves through each processing step, and catches errors before the code runs. External data is validated when it enters the program. Tidy-TS catches errors that continue silently in Python and R, particularly in the most consequential categories. The approach does not replace clinical review or statistical validation, but it addresses a class of errors that Python and R do not detect.</w:t>
      </w:r>
    </w:p>
    <w:p w14:paraId="68EA278D" w14:textId="77777777" w:rsidR="003B53C0" w:rsidRDefault="003B53C0" w:rsidP="006274F9">
      <w:pPr>
        <w:pStyle w:val="FirstParagraph"/>
      </w:pPr>
    </w:p>
    <w:p w14:paraId="102E7982" w14:textId="22312862" w:rsidR="007F04E0" w:rsidRPr="007F04E0" w:rsidRDefault="007F04E0" w:rsidP="006274F9">
      <w:pPr>
        <w:pStyle w:val="FirstParagraph"/>
        <w:rPr>
          <w:i/>
          <w:iCs/>
        </w:rPr>
      </w:pPr>
      <w:r w:rsidRPr="007F04E0">
        <w:rPr>
          <w:i/>
          <w:iCs/>
        </w:rPr>
        <w:t>Acknowledgements</w:t>
      </w:r>
    </w:p>
    <w:p w14:paraId="33893E3E" w14:textId="77777777" w:rsidR="007F04E0" w:rsidRPr="007F04E0" w:rsidRDefault="007F04E0" w:rsidP="007F04E0">
      <w:pPr>
        <w:pStyle w:val="FirstParagraph"/>
      </w:pPr>
      <w:r w:rsidRPr="007F04E0">
        <w:t>AI-assisted tools (Anthropic Claude, OpenAI ChatGPT) were used throughout the project for code development, data processing, and manuscript drafting. All scientific content, study design, analysis decisions, and interpretations were made by the authors, who take full responsibility for the work.</w:t>
      </w:r>
    </w:p>
    <w:p w14:paraId="202610E8" w14:textId="33258DF7" w:rsidR="007F04E0" w:rsidRDefault="007F04E0" w:rsidP="007F04E0">
      <w:pPr>
        <w:pStyle w:val="FirstParagraph"/>
      </w:pPr>
      <w:r w:rsidRPr="007F04E0">
        <w:t>Tidy-TS builds on ideas and infrastructure from several open-source projects, including R, Python, pandas, Polars, tidyverse, Arquero, and Zod. The authors are grateful to these communities for their work.</w:t>
      </w:r>
    </w:p>
    <w:p w14:paraId="5C85A505" w14:textId="77777777" w:rsidR="007F04E0" w:rsidRPr="007F04E0" w:rsidRDefault="007F04E0" w:rsidP="007F04E0">
      <w:pPr>
        <w:pStyle w:val="FirstParagraph"/>
        <w:rPr>
          <w:i/>
          <w:iCs/>
        </w:rPr>
      </w:pPr>
      <w:r w:rsidRPr="007F04E0">
        <w:rPr>
          <w:i/>
          <w:iCs/>
        </w:rPr>
        <w:t>Data Availability</w:t>
      </w:r>
    </w:p>
    <w:p w14:paraId="4F790F73" w14:textId="493A6BEC" w:rsidR="007F04E0" w:rsidRPr="007F04E0" w:rsidRDefault="007F04E0" w:rsidP="007F04E0">
      <w:pPr>
        <w:pStyle w:val="FirstParagraph"/>
      </w:pPr>
      <w:r>
        <w:t xml:space="preserve">The Tidy-TS framework, the full comparison suite of 65 </w:t>
      </w:r>
      <w:r w:rsidR="00455F9F">
        <w:t>error</w:t>
      </w:r>
      <w:r>
        <w:t xml:space="preserve"> scenarios with equivalent implementations in </w:t>
      </w:r>
      <w:r w:rsidR="00C75DB4">
        <w:t xml:space="preserve">Tidy-TS, </w:t>
      </w:r>
      <w:r>
        <w:t>pandas, tidyverse, and Polars, the sample clinical datasets, and the framework's test suite are publicly available at https://github.com/jtmenchaca/tidy-ts (release 2.0.0). All outcomes reported in this paper can be reproduced from the published source code.</w:t>
      </w:r>
    </w:p>
    <w:p w14:paraId="22C173F7" w14:textId="4E3C1E70" w:rsidR="007F04E0" w:rsidRPr="007F04E0" w:rsidRDefault="007F04E0">
      <w:pPr>
        <w:pStyle w:val="Heading3"/>
        <w:rPr>
          <w:b w:val="0"/>
          <w:bCs w:val="0"/>
        </w:rPr>
      </w:pPr>
      <w:bookmarkStart w:id="21" w:name="table-2.-detection-results-by-severity"/>
      <w:r w:rsidRPr="007F04E0">
        <w:rPr>
          <w:b w:val="0"/>
          <w:bCs w:val="0"/>
        </w:rPr>
        <w:br w:type="page"/>
      </w:r>
    </w:p>
    <w:p w14:paraId="73688AFF" w14:textId="77777777" w:rsidR="00010B61" w:rsidRDefault="00010B61">
      <w:pPr>
        <w:pStyle w:val="Heading3"/>
      </w:pPr>
    </w:p>
    <w:p w14:paraId="728A8CE4" w14:textId="77777777" w:rsidR="00010B61" w:rsidRDefault="00010B61" w:rsidP="00010B61">
      <w:pPr>
        <w:pStyle w:val="Heading3"/>
      </w:pPr>
      <w:r>
        <w:t>Figure 1. Tidy-TS Clinical Data Workflow</w:t>
      </w:r>
    </w:p>
    <w:p w14:paraId="484BEF94" w14:textId="77777777" w:rsidR="00B23373" w:rsidRDefault="00B10306" w:rsidP="00B23373">
      <w:pPr>
        <w:pStyle w:val="Heading3"/>
      </w:pPr>
      <w:r>
        <w:rPr>
          <w:b w:val="0"/>
          <w:bCs w:val="0"/>
        </w:rPr>
        <w:t>In a Tidy-TS workflow, external data is validated against an expected structure when first loaded, processed through a series of steps checked by the compiler before the code runs, and then used in later outputs.</w:t>
      </w:r>
    </w:p>
    <w:p w14:paraId="2432D80F" w14:textId="77777777" w:rsidR="00010B61" w:rsidRDefault="00010B61" w:rsidP="00010B61">
      <w:pPr>
        <w:pStyle w:val="Heading3"/>
      </w:pPr>
    </w:p>
    <w:p w14:paraId="4D978261" w14:textId="77777777" w:rsidR="00010B61" w:rsidRDefault="00010B61" w:rsidP="00010B61">
      <w:pPr>
        <w:pStyle w:val="Heading3"/>
      </w:pPr>
      <w:r>
        <w:rPr>
          <w:noProof/>
        </w:rPr>
        <w:drawing>
          <wp:inline distT="0" distB="0" distL="0" distR="0" wp14:anchorId="574FE734" wp14:editId="0F3DB3B8">
            <wp:extent cx="6858000" cy="5257800"/>
            <wp:effectExtent l="0" t="0" r="0" b="0"/>
            <wp:docPr id="1728662992"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2992" name="Picture 1" descr="A diagram of data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5257800"/>
                    </a:xfrm>
                    <a:prstGeom prst="rect">
                      <a:avLst/>
                    </a:prstGeom>
                  </pic:spPr>
                </pic:pic>
              </a:graphicData>
            </a:graphic>
          </wp:inline>
        </w:drawing>
      </w:r>
    </w:p>
    <w:p w14:paraId="48718F4A" w14:textId="77777777" w:rsidR="00010B61" w:rsidRDefault="00010B61" w:rsidP="00010B61">
      <w:pPr>
        <w:pStyle w:val="Heading3"/>
      </w:pPr>
    </w:p>
    <w:p w14:paraId="09FF94CD" w14:textId="77777777" w:rsidR="007F04E0" w:rsidRDefault="007F04E0" w:rsidP="00010B61">
      <w:pPr>
        <w:pStyle w:val="Heading3"/>
      </w:pPr>
      <w:r>
        <w:br w:type="page"/>
      </w:r>
    </w:p>
    <w:p w14:paraId="4792F1BC" w14:textId="56801056" w:rsidR="00010B61" w:rsidRDefault="00010B61" w:rsidP="00010B61">
      <w:pPr>
        <w:pStyle w:val="Heading3"/>
      </w:pPr>
      <w:r>
        <w:lastRenderedPageBreak/>
        <w:t>Figure 2. Detection Rates by Error Category and Language</w:t>
      </w:r>
    </w:p>
    <w:p w14:paraId="6B5089B1" w14:textId="77777777" w:rsidR="00010B61" w:rsidRPr="00010B61" w:rsidRDefault="00010B61" w:rsidP="00010B61">
      <w:pPr>
        <w:pStyle w:val="Heading3"/>
        <w:rPr>
          <w:b w:val="0"/>
          <w:bCs w:val="0"/>
        </w:rPr>
      </w:pPr>
      <w:r w:rsidRPr="00010B61">
        <w:rPr>
          <w:b w:val="0"/>
          <w:bCs w:val="0"/>
        </w:rPr>
        <w:t>Each cell shows how many intentional errors were detected (compile-time error, runtime error, or warning) before producing incorrect output. Green = all detected. Yellow = some detected. Red = most went undetected.</w:t>
      </w:r>
    </w:p>
    <w:p w14:paraId="0BBF47AF" w14:textId="76C29922" w:rsidR="00010B61" w:rsidRDefault="00010B61">
      <w:pPr>
        <w:pStyle w:val="Heading3"/>
      </w:pPr>
    </w:p>
    <w:p w14:paraId="7831F0A0" w14:textId="77777777" w:rsidR="005233BB" w:rsidRDefault="005233BB">
      <w:pPr>
        <w:pStyle w:val="Spacer"/>
      </w:pPr>
      <w:bookmarkStart w:id="22" w:name="X44c56266d2c36f30ac72693ca855ac8a5ccea69"/>
      <w:bookmarkEnd w:id="21"/>
    </w:p>
    <w:p w14:paraId="3541CECE" w14:textId="77777777" w:rsidR="0067776C" w:rsidRDefault="0067776C">
      <w:pPr>
        <w:pStyle w:val="Heading3"/>
      </w:pPr>
    </w:p>
    <w:p w14:paraId="0E5E7CEE" w14:textId="2964DE84" w:rsidR="0067776C" w:rsidRDefault="00960EC3">
      <w:pPr>
        <w:pStyle w:val="Heading3"/>
      </w:pPr>
      <w:r>
        <w:rPr>
          <w:noProof/>
        </w:rPr>
        <w:drawing>
          <wp:inline distT="0" distB="0" distL="0" distR="0" wp14:anchorId="1DB938CF" wp14:editId="39305BC7">
            <wp:extent cx="6891456" cy="3812146"/>
            <wp:effectExtent l="0" t="0" r="0" b="0"/>
            <wp:docPr id="80877217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2174" name="Picture 3" descr="A screenshot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6197"/>
                    <a:stretch>
                      <a:fillRect/>
                    </a:stretch>
                  </pic:blipFill>
                  <pic:spPr bwMode="auto">
                    <a:xfrm>
                      <a:off x="0" y="0"/>
                      <a:ext cx="6903580" cy="3818853"/>
                    </a:xfrm>
                    <a:prstGeom prst="rect">
                      <a:avLst/>
                    </a:prstGeom>
                    <a:ln>
                      <a:noFill/>
                    </a:ln>
                    <a:extLst>
                      <a:ext uri="{53640926-AAD7-44D8-BBD7-CCE9431645EC}">
                        <a14:shadowObscured xmlns:a14="http://schemas.microsoft.com/office/drawing/2010/main"/>
                      </a:ext>
                    </a:extLst>
                  </pic:spPr>
                </pic:pic>
              </a:graphicData>
            </a:graphic>
          </wp:inline>
        </w:drawing>
      </w:r>
      <w:r w:rsidR="0067776C">
        <w:br w:type="page"/>
      </w:r>
    </w:p>
    <w:p w14:paraId="28DEB957" w14:textId="77777777" w:rsidR="00A70A8C" w:rsidRDefault="00A70A8C" w:rsidP="0067776C">
      <w:pPr>
        <w:pStyle w:val="Heading3"/>
        <w:sectPr w:rsidR="00A70A8C">
          <w:footnotePr>
            <w:numRestart w:val="eachSect"/>
          </w:footnotePr>
          <w:pgSz w:w="12240" w:h="15840"/>
          <w:pgMar w:top="720" w:right="720" w:bottom="720" w:left="720" w:header="720" w:footer="720" w:gutter="0"/>
          <w:cols w:space="720"/>
        </w:sectPr>
      </w:pPr>
    </w:p>
    <w:p w14:paraId="4A2FBAC6" w14:textId="77777777" w:rsidR="007107F7" w:rsidRDefault="007107F7" w:rsidP="0067776C">
      <w:pPr>
        <w:pStyle w:val="Heading3"/>
      </w:pPr>
      <w:r w:rsidRPr="007107F7">
        <w:lastRenderedPageBreak/>
        <w:t>Figure 3. Arithmetic on a laboratory value stored as text.</w:t>
      </w:r>
    </w:p>
    <w:p w14:paraId="7FDB9B98" w14:textId="5DE1CAE6" w:rsidR="00A70A8C" w:rsidRPr="0020239F" w:rsidRDefault="007107F7" w:rsidP="0067776C">
      <w:pPr>
        <w:pStyle w:val="Heading3"/>
        <w:rPr>
          <w:b w:val="0"/>
          <w:bCs w:val="0"/>
        </w:rPr>
      </w:pPr>
      <w:r w:rsidRPr="0020239F">
        <w:rPr>
          <w:b w:val="0"/>
          <w:bCs w:val="0"/>
        </w:rPr>
        <w:t xml:space="preserve">Laboratory data sometimes contains text values such as "MISSING" or "pending" where a number is expected. Each panel multiplies this column by 2. Tidy-TS </w:t>
      </w:r>
      <w:r w:rsidR="00A70A8C" w:rsidRPr="0020239F">
        <w:rPr>
          <w:b w:val="0"/>
          <w:bCs w:val="0"/>
        </w:rPr>
        <w:t xml:space="preserve">(TypeScript) </w:t>
      </w:r>
      <w:r w:rsidRPr="0020239F">
        <w:rPr>
          <w:b w:val="0"/>
          <w:bCs w:val="0"/>
        </w:rPr>
        <w:t xml:space="preserve">catches the error before the code runs. </w:t>
      </w:r>
      <w:r w:rsidR="00A70A8C" w:rsidRPr="0020239F">
        <w:rPr>
          <w:b w:val="0"/>
          <w:bCs w:val="0"/>
        </w:rPr>
        <w:t>P</w:t>
      </w:r>
      <w:r w:rsidRPr="0020239F">
        <w:rPr>
          <w:b w:val="0"/>
          <w:bCs w:val="0"/>
        </w:rPr>
        <w:t>andas</w:t>
      </w:r>
      <w:r w:rsidR="00A70A8C" w:rsidRPr="0020239F">
        <w:rPr>
          <w:b w:val="0"/>
          <w:bCs w:val="0"/>
        </w:rPr>
        <w:t xml:space="preserve"> (Python)</w:t>
      </w:r>
      <w:r w:rsidRPr="0020239F">
        <w:rPr>
          <w:b w:val="0"/>
          <w:bCs w:val="0"/>
        </w:rPr>
        <w:t xml:space="preserve"> continues silently and produces "MISSINGMISSING." </w:t>
      </w:r>
      <w:r w:rsidR="00A70A8C" w:rsidRPr="0020239F">
        <w:rPr>
          <w:b w:val="0"/>
          <w:bCs w:val="0"/>
        </w:rPr>
        <w:t>Ti</w:t>
      </w:r>
      <w:r w:rsidRPr="0020239F">
        <w:rPr>
          <w:b w:val="0"/>
          <w:bCs w:val="0"/>
        </w:rPr>
        <w:t>dyverse</w:t>
      </w:r>
      <w:r w:rsidR="00A70A8C" w:rsidRPr="0020239F">
        <w:rPr>
          <w:b w:val="0"/>
          <w:bCs w:val="0"/>
        </w:rPr>
        <w:t xml:space="preserve"> (R)</w:t>
      </w:r>
      <w:r w:rsidRPr="0020239F">
        <w:rPr>
          <w:b w:val="0"/>
          <w:bCs w:val="0"/>
        </w:rPr>
        <w:t xml:space="preserve"> stops with an error when the code runs.</w:t>
      </w:r>
    </w:p>
    <w:p w14:paraId="73533D56" w14:textId="77777777" w:rsidR="00A70A8C" w:rsidRDefault="00A70A8C" w:rsidP="0067776C">
      <w:pPr>
        <w:pStyle w:val="Heading3"/>
        <w:rPr>
          <w:b w:val="0"/>
          <w:bCs w:val="0"/>
          <w:i/>
          <w:iCs/>
        </w:rPr>
      </w:pPr>
    </w:p>
    <w:p w14:paraId="4A84F23C" w14:textId="77777777" w:rsidR="00A70A8C" w:rsidRDefault="00A70A8C" w:rsidP="0067776C">
      <w:pPr>
        <w:pStyle w:val="Heading3"/>
        <w:rPr>
          <w:b w:val="0"/>
          <w:bCs w:val="0"/>
          <w:i/>
          <w:iCs/>
        </w:rPr>
      </w:pPr>
    </w:p>
    <w:p w14:paraId="6899E9E9" w14:textId="77777777" w:rsidR="00A70A8C" w:rsidRDefault="00A70A8C" w:rsidP="0067776C">
      <w:pPr>
        <w:pStyle w:val="Heading3"/>
        <w:rPr>
          <w:b w:val="0"/>
          <w:bCs w:val="0"/>
          <w:i/>
          <w:iCs/>
        </w:rPr>
      </w:pPr>
    </w:p>
    <w:p w14:paraId="2BC1E7F8" w14:textId="77777777" w:rsidR="00A70A8C" w:rsidRDefault="00A70A8C" w:rsidP="0067776C">
      <w:pPr>
        <w:pStyle w:val="Heading3"/>
        <w:rPr>
          <w:b w:val="0"/>
          <w:bCs w:val="0"/>
          <w:i/>
          <w:iCs/>
        </w:rPr>
      </w:pPr>
    </w:p>
    <w:p w14:paraId="43DF20C6" w14:textId="77777777" w:rsidR="00A70A8C" w:rsidRDefault="00A70A8C" w:rsidP="0067776C">
      <w:pPr>
        <w:pStyle w:val="Heading3"/>
        <w:rPr>
          <w:b w:val="0"/>
          <w:bCs w:val="0"/>
          <w:i/>
          <w:iCs/>
        </w:rPr>
      </w:pPr>
    </w:p>
    <w:p w14:paraId="2D61914B" w14:textId="77777777" w:rsidR="00A70A8C" w:rsidRDefault="00A70A8C" w:rsidP="0067776C">
      <w:pPr>
        <w:pStyle w:val="Heading3"/>
        <w:rPr>
          <w:b w:val="0"/>
          <w:bCs w:val="0"/>
          <w:i/>
          <w:iCs/>
        </w:rPr>
      </w:pPr>
    </w:p>
    <w:p w14:paraId="5C0DF241" w14:textId="77777777" w:rsidR="00A70A8C" w:rsidRDefault="00A70A8C" w:rsidP="0067776C">
      <w:pPr>
        <w:pStyle w:val="Heading3"/>
        <w:rPr>
          <w:b w:val="0"/>
          <w:bCs w:val="0"/>
          <w:i/>
          <w:iCs/>
        </w:rPr>
      </w:pPr>
    </w:p>
    <w:p w14:paraId="4666A9E5" w14:textId="66559989" w:rsidR="007F04E0" w:rsidRPr="007107F7" w:rsidRDefault="00AD616A" w:rsidP="0067776C">
      <w:pPr>
        <w:pStyle w:val="Heading3"/>
        <w:rPr>
          <w:b w:val="0"/>
          <w:bCs w:val="0"/>
          <w:i/>
          <w:iCs/>
        </w:rPr>
      </w:pPr>
      <w:r>
        <w:rPr>
          <w:b w:val="0"/>
          <w:bCs w:val="0"/>
          <w:i/>
          <w:iCs/>
          <w:noProof/>
        </w:rPr>
        <w:drawing>
          <wp:inline distT="0" distB="0" distL="0" distR="0" wp14:anchorId="7CF01015" wp14:editId="3B937184">
            <wp:extent cx="9144000" cy="3114675"/>
            <wp:effectExtent l="0" t="0" r="0"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144000" cy="3114675"/>
                    </a:xfrm>
                    <a:prstGeom prst="rect">
                      <a:avLst/>
                    </a:prstGeom>
                  </pic:spPr>
                </pic:pic>
              </a:graphicData>
            </a:graphic>
          </wp:inline>
        </w:drawing>
      </w:r>
      <w:r w:rsidR="007F04E0" w:rsidRPr="007107F7">
        <w:rPr>
          <w:b w:val="0"/>
          <w:bCs w:val="0"/>
          <w:i/>
          <w:iCs/>
        </w:rPr>
        <w:br w:type="page"/>
      </w:r>
    </w:p>
    <w:p w14:paraId="03791381" w14:textId="77777777" w:rsidR="00A70A8C" w:rsidRDefault="00A70A8C">
      <w:pPr>
        <w:pStyle w:val="Heading3"/>
        <w:sectPr w:rsidR="00A70A8C" w:rsidSect="00A70A8C">
          <w:footnotePr>
            <w:numRestart w:val="eachSect"/>
          </w:footnotePr>
          <w:pgSz w:w="15840" w:h="12240" w:orient="landscape"/>
          <w:pgMar w:top="720" w:right="720" w:bottom="720" w:left="720" w:header="720" w:footer="720" w:gutter="0"/>
          <w:cols w:space="720"/>
          <w:docGrid w:linePitch="299"/>
        </w:sectPr>
      </w:pPr>
    </w:p>
    <w:p w14:paraId="2E22E58A" w14:textId="3B788248" w:rsidR="00496212" w:rsidRDefault="00496212" w:rsidP="00496212">
      <w:pPr>
        <w:pStyle w:val="Heading3"/>
      </w:pPr>
      <w:r>
        <w:lastRenderedPageBreak/>
        <w:t>Table 1: Error Outcome Definitions</w:t>
      </w:r>
    </w:p>
    <w:p w14:paraId="060267E9" w14:textId="77777777" w:rsidR="009D57AE" w:rsidRPr="00496212" w:rsidRDefault="009D57AE" w:rsidP="00496212">
      <w:pPr>
        <w:pStyle w:val="Heading3"/>
      </w:pP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40" w:type="dxa"/>
          <w:bottom w:w="40" w:type="dxa"/>
          <w:right w:w="40" w:type="dxa"/>
        </w:tblCellMar>
        <w:tblLook w:val="0020" w:firstRow="1" w:lastRow="0" w:firstColumn="0" w:lastColumn="0" w:noHBand="0" w:noVBand="0"/>
      </w:tblPr>
      <w:tblGrid>
        <w:gridCol w:w="1930"/>
        <w:gridCol w:w="7290"/>
      </w:tblGrid>
      <w:tr w:rsidR="00496212" w14:paraId="4AF643E1" w14:textId="77777777" w:rsidTr="00813742">
        <w:trPr>
          <w:cnfStyle w:val="100000000000" w:firstRow="1" w:lastRow="0" w:firstColumn="0" w:lastColumn="0" w:oddVBand="0" w:evenVBand="0" w:oddHBand="0" w:evenHBand="0" w:firstRowFirstColumn="0" w:firstRowLastColumn="0" w:lastRowFirstColumn="0" w:lastRowLastColumn="0"/>
          <w:tblHeader/>
        </w:trPr>
        <w:tc>
          <w:tcPr>
            <w:tcW w:w="1930" w:type="dxa"/>
            <w:shd w:val="clear" w:color="auto" w:fill="E7E6E6"/>
            <w:vAlign w:val="center"/>
          </w:tcPr>
          <w:p w14:paraId="0BCC9A7B" w14:textId="77777777" w:rsidR="00496212" w:rsidRPr="00813742" w:rsidRDefault="00496212" w:rsidP="00813742">
            <w:pPr>
              <w:pStyle w:val="Compact"/>
              <w:rPr>
                <w:sz w:val="20"/>
                <w:szCs w:val="20"/>
              </w:rPr>
            </w:pPr>
            <w:r w:rsidRPr="00813742">
              <w:rPr>
                <w:b/>
                <w:bCs/>
                <w:sz w:val="20"/>
                <w:szCs w:val="20"/>
              </w:rPr>
              <w:t>Outcome</w:t>
            </w:r>
          </w:p>
        </w:tc>
        <w:tc>
          <w:tcPr>
            <w:tcW w:w="7290" w:type="dxa"/>
            <w:shd w:val="clear" w:color="auto" w:fill="E7E6E6"/>
            <w:vAlign w:val="center"/>
          </w:tcPr>
          <w:p w14:paraId="434F0EC4" w14:textId="77777777" w:rsidR="00496212" w:rsidRPr="00813742" w:rsidRDefault="00496212" w:rsidP="00813742">
            <w:pPr>
              <w:pStyle w:val="Compact"/>
              <w:rPr>
                <w:sz w:val="20"/>
                <w:szCs w:val="20"/>
              </w:rPr>
            </w:pPr>
            <w:r w:rsidRPr="00813742">
              <w:rPr>
                <w:b/>
                <w:bCs/>
                <w:sz w:val="20"/>
                <w:szCs w:val="20"/>
              </w:rPr>
              <w:t>Meaning</w:t>
            </w:r>
          </w:p>
        </w:tc>
      </w:tr>
      <w:tr w:rsidR="00496212" w:rsidRPr="00813742" w14:paraId="7963B099" w14:textId="77777777" w:rsidTr="00813742">
        <w:tc>
          <w:tcPr>
            <w:tcW w:w="1930" w:type="dxa"/>
            <w:vAlign w:val="center"/>
          </w:tcPr>
          <w:p w14:paraId="6496DDF0" w14:textId="77777777" w:rsidR="00496212" w:rsidRPr="00813742" w:rsidRDefault="00496212" w:rsidP="00813742">
            <w:pPr>
              <w:pStyle w:val="Compact"/>
              <w:rPr>
                <w:sz w:val="20"/>
                <w:szCs w:val="20"/>
              </w:rPr>
            </w:pPr>
            <w:r w:rsidRPr="00813742">
              <w:rPr>
                <w:sz w:val="20"/>
                <w:szCs w:val="20"/>
              </w:rPr>
              <w:t>Compile-time error</w:t>
            </w:r>
          </w:p>
        </w:tc>
        <w:tc>
          <w:tcPr>
            <w:tcW w:w="7290" w:type="dxa"/>
            <w:vAlign w:val="center"/>
          </w:tcPr>
          <w:p w14:paraId="0ACD19CE" w14:textId="77777777" w:rsidR="00496212" w:rsidRPr="00813742" w:rsidRDefault="00496212" w:rsidP="00813742">
            <w:pPr>
              <w:pStyle w:val="Compact"/>
              <w:rPr>
                <w:sz w:val="20"/>
                <w:szCs w:val="20"/>
              </w:rPr>
            </w:pPr>
            <w:r w:rsidRPr="00813742">
              <w:rPr>
                <w:sz w:val="20"/>
                <w:szCs w:val="20"/>
              </w:rPr>
              <w:t>The compiler identifies the mistake before the code runs</w:t>
            </w:r>
          </w:p>
        </w:tc>
      </w:tr>
      <w:tr w:rsidR="00496212" w:rsidRPr="00813742" w14:paraId="4FBCD94E" w14:textId="77777777" w:rsidTr="00813742">
        <w:tc>
          <w:tcPr>
            <w:tcW w:w="1930" w:type="dxa"/>
            <w:vAlign w:val="center"/>
          </w:tcPr>
          <w:p w14:paraId="007AE9B4" w14:textId="77777777" w:rsidR="00496212" w:rsidRPr="00813742" w:rsidRDefault="00496212" w:rsidP="00813742">
            <w:pPr>
              <w:pStyle w:val="Compact"/>
              <w:rPr>
                <w:sz w:val="20"/>
                <w:szCs w:val="20"/>
              </w:rPr>
            </w:pPr>
            <w:r w:rsidRPr="00813742">
              <w:rPr>
                <w:sz w:val="20"/>
                <w:szCs w:val="20"/>
              </w:rPr>
              <w:t>Runtime error</w:t>
            </w:r>
          </w:p>
        </w:tc>
        <w:tc>
          <w:tcPr>
            <w:tcW w:w="7290" w:type="dxa"/>
            <w:vAlign w:val="center"/>
          </w:tcPr>
          <w:p w14:paraId="06644522" w14:textId="77777777" w:rsidR="00496212" w:rsidRPr="00813742" w:rsidRDefault="00496212" w:rsidP="00813742">
            <w:pPr>
              <w:pStyle w:val="Compact"/>
              <w:rPr>
                <w:sz w:val="20"/>
                <w:szCs w:val="20"/>
              </w:rPr>
            </w:pPr>
            <w:r w:rsidRPr="00813742">
              <w:rPr>
                <w:sz w:val="20"/>
                <w:szCs w:val="20"/>
              </w:rPr>
              <w:t>Program runs and stops with an error message</w:t>
            </w:r>
          </w:p>
        </w:tc>
      </w:tr>
      <w:tr w:rsidR="00496212" w:rsidRPr="00813742" w14:paraId="6856605C" w14:textId="77777777" w:rsidTr="00813742">
        <w:tc>
          <w:tcPr>
            <w:tcW w:w="1930" w:type="dxa"/>
            <w:vAlign w:val="center"/>
          </w:tcPr>
          <w:p w14:paraId="1AE97445" w14:textId="77777777" w:rsidR="00496212" w:rsidRPr="00813742" w:rsidRDefault="00496212" w:rsidP="00813742">
            <w:pPr>
              <w:pStyle w:val="Compact"/>
              <w:rPr>
                <w:sz w:val="20"/>
                <w:szCs w:val="20"/>
              </w:rPr>
            </w:pPr>
            <w:r w:rsidRPr="00813742">
              <w:rPr>
                <w:sz w:val="20"/>
                <w:szCs w:val="20"/>
              </w:rPr>
              <w:t>Runtime warning</w:t>
            </w:r>
          </w:p>
        </w:tc>
        <w:tc>
          <w:tcPr>
            <w:tcW w:w="7290" w:type="dxa"/>
            <w:vAlign w:val="center"/>
          </w:tcPr>
          <w:p w14:paraId="091E3EA8" w14:textId="77777777" w:rsidR="00496212" w:rsidRPr="00813742" w:rsidRDefault="00496212" w:rsidP="00813742">
            <w:pPr>
              <w:pStyle w:val="Compact"/>
              <w:rPr>
                <w:sz w:val="20"/>
                <w:szCs w:val="20"/>
              </w:rPr>
            </w:pPr>
            <w:r w:rsidRPr="00813742">
              <w:rPr>
                <w:sz w:val="20"/>
                <w:szCs w:val="20"/>
              </w:rPr>
              <w:t>Program prints a warning but continues and may produce an incorrect result</w:t>
            </w:r>
          </w:p>
        </w:tc>
      </w:tr>
      <w:tr w:rsidR="00496212" w:rsidRPr="00813742" w14:paraId="66A71B83" w14:textId="77777777" w:rsidTr="00813742">
        <w:tc>
          <w:tcPr>
            <w:tcW w:w="1930" w:type="dxa"/>
            <w:vAlign w:val="center"/>
          </w:tcPr>
          <w:p w14:paraId="54BBA581" w14:textId="77777777" w:rsidR="00496212" w:rsidRPr="00813742" w:rsidRDefault="00496212" w:rsidP="00813742">
            <w:pPr>
              <w:pStyle w:val="Compact"/>
              <w:rPr>
                <w:sz w:val="20"/>
                <w:szCs w:val="20"/>
              </w:rPr>
            </w:pPr>
            <w:r w:rsidRPr="00813742">
              <w:rPr>
                <w:sz w:val="20"/>
                <w:szCs w:val="20"/>
              </w:rPr>
              <w:t>Silent continuation</w:t>
            </w:r>
          </w:p>
        </w:tc>
        <w:tc>
          <w:tcPr>
            <w:tcW w:w="7290" w:type="dxa"/>
            <w:vAlign w:val="center"/>
          </w:tcPr>
          <w:p w14:paraId="3DC917E9" w14:textId="77777777" w:rsidR="00496212" w:rsidRPr="00813742" w:rsidRDefault="00496212" w:rsidP="00813742">
            <w:pPr>
              <w:pStyle w:val="Compact"/>
              <w:rPr>
                <w:sz w:val="20"/>
                <w:szCs w:val="20"/>
              </w:rPr>
            </w:pPr>
            <w:r w:rsidRPr="00813742">
              <w:rPr>
                <w:sz w:val="20"/>
                <w:szCs w:val="20"/>
              </w:rPr>
              <w:t>Program continues without error or warning and produces incorrect output</w:t>
            </w:r>
          </w:p>
        </w:tc>
      </w:tr>
    </w:tbl>
    <w:p w14:paraId="101E3298" w14:textId="7D69BF73" w:rsidR="00496212" w:rsidRPr="00813742" w:rsidRDefault="00496212">
      <w:pPr>
        <w:pStyle w:val="Heading3"/>
        <w:rPr>
          <w:sz w:val="20"/>
          <w:szCs w:val="20"/>
        </w:rPr>
      </w:pPr>
      <w:r w:rsidRPr="00813742">
        <w:rPr>
          <w:sz w:val="20"/>
          <w:szCs w:val="20"/>
        </w:rPr>
        <w:br w:type="page"/>
      </w:r>
    </w:p>
    <w:p w14:paraId="5CE2AAAB" w14:textId="77777777" w:rsidR="00496212" w:rsidRDefault="00496212">
      <w:pPr>
        <w:pStyle w:val="Heading3"/>
      </w:pPr>
    </w:p>
    <w:p w14:paraId="5ABCC66D" w14:textId="77777777" w:rsidR="00496212" w:rsidRDefault="00496212">
      <w:pPr>
        <w:pStyle w:val="Heading3"/>
      </w:pPr>
    </w:p>
    <w:p w14:paraId="2EE913A0" w14:textId="73B91BB9" w:rsidR="005233BB" w:rsidRDefault="00000000">
      <w:pPr>
        <w:pStyle w:val="Heading3"/>
      </w:pPr>
      <w:r>
        <w:t xml:space="preserve">Table </w:t>
      </w:r>
      <w:r w:rsidR="00A45688">
        <w:t>2</w:t>
      </w:r>
      <w:r>
        <w:t xml:space="preserve">. </w:t>
      </w:r>
      <w:commentRangeStart w:id="23"/>
      <w:r>
        <w:t>Detection Outcomes by Error Category</w:t>
      </w:r>
      <w:commentRangeEnd w:id="23"/>
      <w:r w:rsidR="00C75DB4">
        <w:rPr>
          <w:rStyle w:val="CommentReference"/>
          <w:sz w:val="22"/>
          <w:szCs w:val="22"/>
        </w:rPr>
        <w:commentReference w:id="23"/>
      </w:r>
    </w:p>
    <w:p w14:paraId="3EA2B160" w14:textId="77777777" w:rsidR="005233BB" w:rsidRDefault="00000000">
      <w:pPr>
        <w:pStyle w:val="FirstParagraph"/>
      </w:pPr>
      <w:r>
        <w:t>Detection outcomes for 65 tests across five error categories and three languages. For Tidy-TS, 'compile' shows errors caught before the code runs. 'Runtime' shows errors that would also produce an error or stop the program when the code runs, including validation of external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122"/>
        <w:gridCol w:w="417"/>
        <w:gridCol w:w="1106"/>
        <w:gridCol w:w="961"/>
        <w:gridCol w:w="597"/>
        <w:gridCol w:w="607"/>
        <w:gridCol w:w="637"/>
        <w:gridCol w:w="597"/>
        <w:gridCol w:w="607"/>
        <w:gridCol w:w="637"/>
      </w:tblGrid>
      <w:tr w:rsidR="00034B6B" w14:paraId="2C2C54B5" w14:textId="77777777" w:rsidTr="0039265E">
        <w:tc>
          <w:tcPr>
            <w:tcW w:w="784" w:type="pct"/>
          </w:tcPr>
          <w:p w14:paraId="027B77F6" w14:textId="77777777" w:rsidR="00034B6B" w:rsidRPr="00A45688" w:rsidRDefault="00034B6B">
            <w:pPr>
              <w:rPr>
                <w:sz w:val="18"/>
                <w:szCs w:val="18"/>
              </w:rPr>
            </w:pPr>
          </w:p>
        </w:tc>
        <w:tc>
          <w:tcPr>
            <w:tcW w:w="1417" w:type="pct"/>
          </w:tcPr>
          <w:p w14:paraId="55B5C1CD" w14:textId="77777777" w:rsidR="00034B6B" w:rsidRPr="00A45688" w:rsidRDefault="00034B6B">
            <w:pPr>
              <w:rPr>
                <w:sz w:val="18"/>
                <w:szCs w:val="18"/>
              </w:rPr>
            </w:pPr>
          </w:p>
        </w:tc>
        <w:tc>
          <w:tcPr>
            <w:tcW w:w="189" w:type="pct"/>
          </w:tcPr>
          <w:p w14:paraId="38D8C079" w14:textId="77777777" w:rsidR="00034B6B" w:rsidRPr="00A45688" w:rsidRDefault="00034B6B">
            <w:pPr>
              <w:rPr>
                <w:b/>
                <w:bCs/>
                <w:sz w:val="18"/>
                <w:szCs w:val="18"/>
              </w:rPr>
            </w:pPr>
          </w:p>
        </w:tc>
        <w:tc>
          <w:tcPr>
            <w:tcW w:w="938" w:type="pct"/>
            <w:gridSpan w:val="2"/>
            <w:shd w:val="clear" w:color="auto" w:fill="D9D9D9" w:themeFill="background1" w:themeFillShade="D9"/>
            <w:vAlign w:val="center"/>
          </w:tcPr>
          <w:p w14:paraId="6E5CBB1F" w14:textId="3068B25F" w:rsidR="00034B6B" w:rsidRPr="00A45688" w:rsidRDefault="00034B6B" w:rsidP="00034B6B">
            <w:pPr>
              <w:jc w:val="center"/>
              <w:rPr>
                <w:b/>
                <w:bCs/>
                <w:sz w:val="18"/>
                <w:szCs w:val="18"/>
              </w:rPr>
            </w:pPr>
            <w:r w:rsidRPr="00A45688">
              <w:rPr>
                <w:b/>
                <w:bCs/>
                <w:sz w:val="18"/>
                <w:szCs w:val="18"/>
              </w:rPr>
              <w:t>Tidy-TS</w:t>
            </w:r>
            <w:r w:rsidR="0039265E">
              <w:rPr>
                <w:b/>
                <w:bCs/>
                <w:sz w:val="18"/>
                <w:szCs w:val="18"/>
              </w:rPr>
              <w:t xml:space="preserve"> (TypeScript)</w:t>
            </w:r>
          </w:p>
        </w:tc>
        <w:tc>
          <w:tcPr>
            <w:tcW w:w="0" w:type="auto"/>
            <w:gridSpan w:val="3"/>
            <w:shd w:val="clear" w:color="auto" w:fill="D9D9D9" w:themeFill="background1" w:themeFillShade="D9"/>
            <w:vAlign w:val="center"/>
          </w:tcPr>
          <w:p w14:paraId="768373F1" w14:textId="76C17602" w:rsidR="00034B6B" w:rsidRPr="00A45688" w:rsidRDefault="0039265E" w:rsidP="00034B6B">
            <w:pPr>
              <w:jc w:val="center"/>
              <w:rPr>
                <w:b/>
                <w:bCs/>
                <w:sz w:val="18"/>
                <w:szCs w:val="18"/>
              </w:rPr>
            </w:pPr>
            <w:r w:rsidRPr="00A45688">
              <w:rPr>
                <w:b/>
                <w:bCs/>
                <w:sz w:val="18"/>
                <w:szCs w:val="18"/>
              </w:rPr>
              <w:t>P</w:t>
            </w:r>
            <w:r w:rsidR="00034B6B" w:rsidRPr="00A45688">
              <w:rPr>
                <w:b/>
                <w:bCs/>
                <w:sz w:val="18"/>
                <w:szCs w:val="18"/>
              </w:rPr>
              <w:t>andas</w:t>
            </w:r>
            <w:r>
              <w:rPr>
                <w:b/>
                <w:bCs/>
                <w:sz w:val="18"/>
                <w:szCs w:val="18"/>
              </w:rPr>
              <w:t xml:space="preserve"> (Python)</w:t>
            </w:r>
          </w:p>
        </w:tc>
        <w:tc>
          <w:tcPr>
            <w:tcW w:w="0" w:type="auto"/>
            <w:gridSpan w:val="3"/>
            <w:shd w:val="clear" w:color="auto" w:fill="D9D9D9" w:themeFill="background1" w:themeFillShade="D9"/>
            <w:vAlign w:val="center"/>
          </w:tcPr>
          <w:p w14:paraId="2C03E31B" w14:textId="6DC0BC1F" w:rsidR="00034B6B" w:rsidRPr="00A45688" w:rsidRDefault="0039265E" w:rsidP="00034B6B">
            <w:pPr>
              <w:jc w:val="center"/>
              <w:rPr>
                <w:b/>
                <w:bCs/>
                <w:sz w:val="18"/>
                <w:szCs w:val="18"/>
              </w:rPr>
            </w:pPr>
            <w:r>
              <w:rPr>
                <w:b/>
                <w:bCs/>
                <w:sz w:val="18"/>
                <w:szCs w:val="18"/>
              </w:rPr>
              <w:t>Tidyverse (R)</w:t>
            </w:r>
          </w:p>
        </w:tc>
      </w:tr>
      <w:tr w:rsidR="00034B6B" w14:paraId="5D5ED232" w14:textId="77777777" w:rsidTr="0039265E">
        <w:tc>
          <w:tcPr>
            <w:tcW w:w="784" w:type="pct"/>
          </w:tcPr>
          <w:p w14:paraId="3BBA6BB0" w14:textId="77777777" w:rsidR="00034B6B" w:rsidRPr="00A45688" w:rsidRDefault="00034B6B">
            <w:pPr>
              <w:rPr>
                <w:sz w:val="18"/>
                <w:szCs w:val="18"/>
              </w:rPr>
            </w:pPr>
          </w:p>
        </w:tc>
        <w:tc>
          <w:tcPr>
            <w:tcW w:w="1417" w:type="pct"/>
          </w:tcPr>
          <w:p w14:paraId="79C200CC" w14:textId="77777777" w:rsidR="00034B6B" w:rsidRPr="00A45688" w:rsidRDefault="00034B6B">
            <w:pPr>
              <w:rPr>
                <w:sz w:val="18"/>
                <w:szCs w:val="18"/>
              </w:rPr>
            </w:pPr>
          </w:p>
        </w:tc>
        <w:tc>
          <w:tcPr>
            <w:tcW w:w="189" w:type="pct"/>
          </w:tcPr>
          <w:p w14:paraId="22A5855A" w14:textId="77777777" w:rsidR="00034B6B" w:rsidRPr="00A45688" w:rsidRDefault="00034B6B">
            <w:pPr>
              <w:rPr>
                <w:b/>
                <w:bCs/>
                <w:sz w:val="18"/>
                <w:szCs w:val="18"/>
              </w:rPr>
            </w:pPr>
          </w:p>
        </w:tc>
        <w:tc>
          <w:tcPr>
            <w:tcW w:w="502" w:type="pct"/>
            <w:shd w:val="clear" w:color="auto" w:fill="D9D9D9" w:themeFill="background1" w:themeFillShade="D9"/>
            <w:vAlign w:val="center"/>
          </w:tcPr>
          <w:p w14:paraId="42F98F1C" w14:textId="77777777" w:rsidR="00034B6B" w:rsidRPr="00A45688" w:rsidRDefault="00034B6B" w:rsidP="00034B6B">
            <w:pPr>
              <w:jc w:val="center"/>
              <w:rPr>
                <w:i/>
                <w:iCs/>
                <w:sz w:val="18"/>
                <w:szCs w:val="18"/>
              </w:rPr>
            </w:pPr>
            <w:r w:rsidRPr="00A45688">
              <w:rPr>
                <w:i/>
                <w:iCs/>
                <w:sz w:val="18"/>
                <w:szCs w:val="18"/>
              </w:rPr>
              <w:t>compile</w:t>
            </w:r>
          </w:p>
        </w:tc>
        <w:tc>
          <w:tcPr>
            <w:tcW w:w="436" w:type="pct"/>
            <w:shd w:val="clear" w:color="auto" w:fill="D9D9D9" w:themeFill="background1" w:themeFillShade="D9"/>
            <w:vAlign w:val="center"/>
          </w:tcPr>
          <w:p w14:paraId="7AF3EE99"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B156415"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EAD673F" w14:textId="77777777" w:rsidR="00034B6B" w:rsidRPr="00A45688" w:rsidRDefault="00034B6B" w:rsidP="00034B6B">
            <w:pPr>
              <w:jc w:val="center"/>
              <w:rPr>
                <w:i/>
                <w:iCs/>
                <w:sz w:val="18"/>
                <w:szCs w:val="18"/>
              </w:rPr>
            </w:pPr>
            <w:r w:rsidRPr="00A45688">
              <w:rPr>
                <w:i/>
                <w:iCs/>
                <w:sz w:val="18"/>
                <w:szCs w:val="18"/>
              </w:rPr>
              <w:t>runtime</w:t>
            </w:r>
          </w:p>
        </w:tc>
      </w:tr>
      <w:tr w:rsidR="00B75DB0" w:rsidRPr="00652670" w14:paraId="245CF734" w14:textId="77777777" w:rsidTr="0039265E">
        <w:tc>
          <w:tcPr>
            <w:tcW w:w="784" w:type="pct"/>
            <w:shd w:val="clear" w:color="auto" w:fill="D9D9D9" w:themeFill="background1" w:themeFillShade="D9"/>
          </w:tcPr>
          <w:p w14:paraId="19B2C12D" w14:textId="77777777" w:rsidR="00B75DB0" w:rsidRPr="00A45688" w:rsidRDefault="00034B6B">
            <w:pPr>
              <w:rPr>
                <w:b/>
                <w:bCs/>
                <w:sz w:val="18"/>
                <w:szCs w:val="18"/>
              </w:rPr>
            </w:pPr>
            <w:r w:rsidRPr="00A45688">
              <w:rPr>
                <w:b/>
                <w:bCs/>
                <w:sz w:val="18"/>
                <w:szCs w:val="18"/>
              </w:rPr>
              <w:t>Category</w:t>
            </w:r>
          </w:p>
        </w:tc>
        <w:tc>
          <w:tcPr>
            <w:tcW w:w="1417" w:type="pct"/>
            <w:shd w:val="clear" w:color="auto" w:fill="D9D9D9" w:themeFill="background1" w:themeFillShade="D9"/>
          </w:tcPr>
          <w:p w14:paraId="79A99C3B" w14:textId="77777777" w:rsidR="00B75DB0" w:rsidRPr="00A45688" w:rsidRDefault="00034B6B">
            <w:pPr>
              <w:rPr>
                <w:b/>
                <w:bCs/>
                <w:sz w:val="18"/>
                <w:szCs w:val="18"/>
              </w:rPr>
            </w:pPr>
            <w:r w:rsidRPr="00A45688">
              <w:rPr>
                <w:b/>
                <w:bCs/>
                <w:sz w:val="18"/>
                <w:szCs w:val="18"/>
              </w:rPr>
              <w:t>Example error</w:t>
            </w:r>
          </w:p>
        </w:tc>
        <w:tc>
          <w:tcPr>
            <w:tcW w:w="189" w:type="pct"/>
            <w:shd w:val="clear" w:color="auto" w:fill="D9D9D9" w:themeFill="background1" w:themeFillShade="D9"/>
          </w:tcPr>
          <w:p w14:paraId="7ADB8F2C" w14:textId="4C0C759F" w:rsidR="00B75DB0" w:rsidRPr="00A45688" w:rsidRDefault="00034B6B">
            <w:pPr>
              <w:rPr>
                <w:b/>
                <w:bCs/>
                <w:sz w:val="18"/>
                <w:szCs w:val="18"/>
              </w:rPr>
            </w:pPr>
            <w:r w:rsidRPr="00A45688">
              <w:rPr>
                <w:b/>
                <w:bCs/>
                <w:sz w:val="18"/>
                <w:szCs w:val="18"/>
              </w:rPr>
              <w:t>n</w:t>
            </w:r>
          </w:p>
        </w:tc>
        <w:tc>
          <w:tcPr>
            <w:tcW w:w="502" w:type="pct"/>
            <w:shd w:val="clear" w:color="auto" w:fill="D9D9D9" w:themeFill="background1" w:themeFillShade="D9"/>
            <w:vAlign w:val="center"/>
          </w:tcPr>
          <w:p w14:paraId="5410820B" w14:textId="77777777" w:rsidR="00B75DB0" w:rsidRPr="00A45688" w:rsidRDefault="00000000" w:rsidP="00034B6B">
            <w:pPr>
              <w:jc w:val="center"/>
              <w:rPr>
                <w:i/>
                <w:iCs/>
                <w:sz w:val="18"/>
                <w:szCs w:val="18"/>
              </w:rPr>
            </w:pPr>
            <w:r w:rsidRPr="00A45688">
              <w:rPr>
                <w:i/>
                <w:iCs/>
                <w:sz w:val="18"/>
                <w:szCs w:val="18"/>
              </w:rPr>
              <w:t>error</w:t>
            </w:r>
          </w:p>
        </w:tc>
        <w:tc>
          <w:tcPr>
            <w:tcW w:w="436" w:type="pct"/>
            <w:shd w:val="clear" w:color="auto" w:fill="D9D9D9" w:themeFill="background1" w:themeFillShade="D9"/>
            <w:vAlign w:val="center"/>
          </w:tcPr>
          <w:p w14:paraId="1859D1F7"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48D8AEC5"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3BB5A4B1"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427BEE12" w14:textId="77777777" w:rsidR="00B75DB0" w:rsidRPr="00A45688" w:rsidRDefault="00000000" w:rsidP="00034B6B">
            <w:pPr>
              <w:jc w:val="center"/>
              <w:rPr>
                <w:i/>
                <w:iCs/>
                <w:sz w:val="18"/>
                <w:szCs w:val="18"/>
              </w:rPr>
            </w:pPr>
            <w:r w:rsidRPr="00A45688">
              <w:rPr>
                <w:i/>
                <w:iCs/>
                <w:sz w:val="18"/>
                <w:szCs w:val="18"/>
              </w:rPr>
              <w:t>silent</w:t>
            </w:r>
          </w:p>
        </w:tc>
        <w:tc>
          <w:tcPr>
            <w:tcW w:w="0" w:type="auto"/>
            <w:shd w:val="clear" w:color="auto" w:fill="D9D9D9" w:themeFill="background1" w:themeFillShade="D9"/>
            <w:vAlign w:val="center"/>
          </w:tcPr>
          <w:p w14:paraId="2769053A"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02FA5000"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57DBBFE1" w14:textId="77777777" w:rsidR="00B75DB0" w:rsidRPr="00A45688" w:rsidRDefault="00000000" w:rsidP="00034B6B">
            <w:pPr>
              <w:jc w:val="center"/>
              <w:rPr>
                <w:i/>
                <w:iCs/>
                <w:sz w:val="18"/>
                <w:szCs w:val="18"/>
              </w:rPr>
            </w:pPr>
            <w:r w:rsidRPr="00A45688">
              <w:rPr>
                <w:i/>
                <w:iCs/>
                <w:sz w:val="18"/>
                <w:szCs w:val="18"/>
              </w:rPr>
              <w:t>silent</w:t>
            </w:r>
          </w:p>
        </w:tc>
      </w:tr>
      <w:tr w:rsidR="00B75DB0" w14:paraId="25C6C0B9" w14:textId="77777777" w:rsidTr="0039265E">
        <w:tc>
          <w:tcPr>
            <w:tcW w:w="784" w:type="pct"/>
          </w:tcPr>
          <w:p w14:paraId="1D8455EB" w14:textId="77777777" w:rsidR="00B75DB0" w:rsidRPr="00A45688" w:rsidRDefault="00000000">
            <w:pPr>
              <w:rPr>
                <w:sz w:val="18"/>
                <w:szCs w:val="18"/>
              </w:rPr>
            </w:pPr>
            <w:r w:rsidRPr="00A45688">
              <w:rPr>
                <w:sz w:val="18"/>
                <w:szCs w:val="18"/>
              </w:rPr>
              <w:t>Column reference</w:t>
            </w:r>
          </w:p>
        </w:tc>
        <w:tc>
          <w:tcPr>
            <w:tcW w:w="1417" w:type="pct"/>
          </w:tcPr>
          <w:p w14:paraId="78E0CB8B" w14:textId="77777777" w:rsidR="00B75DB0" w:rsidRPr="00A45688" w:rsidRDefault="00000000">
            <w:pPr>
              <w:rPr>
                <w:sz w:val="18"/>
                <w:szCs w:val="18"/>
              </w:rPr>
            </w:pPr>
            <w:r w:rsidRPr="00A45688">
              <w:rPr>
                <w:sz w:val="18"/>
                <w:szCs w:val="18"/>
              </w:rPr>
              <w:t xml:space="preserve">Use </w:t>
            </w:r>
            <w:r w:rsidR="00034B6B" w:rsidRPr="00A45688">
              <w:rPr>
                <w:sz w:val="18"/>
                <w:szCs w:val="18"/>
              </w:rPr>
              <w:t>‘</w:t>
            </w:r>
            <w:r w:rsidRPr="00A45688">
              <w:rPr>
                <w:sz w:val="18"/>
                <w:szCs w:val="18"/>
              </w:rPr>
              <w:t>patientId</w:t>
            </w:r>
            <w:r w:rsidR="00034B6B" w:rsidRPr="00A45688">
              <w:rPr>
                <w:sz w:val="18"/>
                <w:szCs w:val="18"/>
              </w:rPr>
              <w:t>’</w:t>
            </w:r>
            <w:r w:rsidRPr="00A45688">
              <w:rPr>
                <w:sz w:val="18"/>
                <w:szCs w:val="18"/>
              </w:rPr>
              <w:t xml:space="preserve"> instead of </w:t>
            </w:r>
            <w:r w:rsidR="00034B6B" w:rsidRPr="00A45688">
              <w:rPr>
                <w:sz w:val="18"/>
                <w:szCs w:val="18"/>
              </w:rPr>
              <w:t>‘</w:t>
            </w:r>
            <w:r w:rsidRPr="00A45688">
              <w:rPr>
                <w:sz w:val="18"/>
                <w:szCs w:val="18"/>
              </w:rPr>
              <w:t>patient_id</w:t>
            </w:r>
            <w:r w:rsidR="00034B6B" w:rsidRPr="00A45688">
              <w:rPr>
                <w:sz w:val="18"/>
                <w:szCs w:val="18"/>
              </w:rPr>
              <w:t>’</w:t>
            </w:r>
          </w:p>
        </w:tc>
        <w:tc>
          <w:tcPr>
            <w:tcW w:w="189" w:type="pct"/>
            <w:vAlign w:val="center"/>
          </w:tcPr>
          <w:p w14:paraId="62ED9605" w14:textId="77777777" w:rsidR="00B75DB0" w:rsidRPr="00A45688" w:rsidRDefault="00000000" w:rsidP="00A45688">
            <w:pPr>
              <w:jc w:val="center"/>
              <w:rPr>
                <w:sz w:val="18"/>
                <w:szCs w:val="18"/>
              </w:rPr>
            </w:pPr>
            <w:r w:rsidRPr="00A45688">
              <w:rPr>
                <w:sz w:val="18"/>
                <w:szCs w:val="18"/>
              </w:rPr>
              <w:t>16</w:t>
            </w:r>
          </w:p>
        </w:tc>
        <w:tc>
          <w:tcPr>
            <w:tcW w:w="502" w:type="pct"/>
            <w:vAlign w:val="center"/>
          </w:tcPr>
          <w:p w14:paraId="4FA127B0" w14:textId="77777777" w:rsidR="00B75DB0" w:rsidRPr="00A45688" w:rsidRDefault="00000000" w:rsidP="00A45688">
            <w:pPr>
              <w:jc w:val="center"/>
              <w:rPr>
                <w:sz w:val="18"/>
                <w:szCs w:val="18"/>
              </w:rPr>
            </w:pPr>
            <w:r w:rsidRPr="00A45688">
              <w:rPr>
                <w:sz w:val="18"/>
                <w:szCs w:val="18"/>
              </w:rPr>
              <w:t>16</w:t>
            </w:r>
          </w:p>
        </w:tc>
        <w:tc>
          <w:tcPr>
            <w:tcW w:w="436" w:type="pct"/>
            <w:vAlign w:val="center"/>
          </w:tcPr>
          <w:p w14:paraId="747C7E06" w14:textId="77777777" w:rsidR="00B75DB0" w:rsidRPr="00A45688" w:rsidRDefault="00D42EDC" w:rsidP="00A45688">
            <w:pPr>
              <w:jc w:val="center"/>
              <w:rPr>
                <w:sz w:val="18"/>
                <w:szCs w:val="18"/>
              </w:rPr>
            </w:pPr>
            <w:r w:rsidRPr="00A45688">
              <w:rPr>
                <w:sz w:val="18"/>
                <w:szCs w:val="18"/>
              </w:rPr>
              <w:t>16</w:t>
            </w:r>
          </w:p>
        </w:tc>
        <w:tc>
          <w:tcPr>
            <w:tcW w:w="0" w:type="auto"/>
            <w:vAlign w:val="center"/>
          </w:tcPr>
          <w:p w14:paraId="66FBAC61" w14:textId="77777777" w:rsidR="00B75DB0" w:rsidRPr="00A45688" w:rsidRDefault="00000000" w:rsidP="00A45688">
            <w:pPr>
              <w:jc w:val="center"/>
              <w:rPr>
                <w:sz w:val="18"/>
                <w:szCs w:val="18"/>
              </w:rPr>
            </w:pPr>
            <w:r w:rsidRPr="00A45688">
              <w:rPr>
                <w:sz w:val="18"/>
                <w:szCs w:val="18"/>
              </w:rPr>
              <w:t>12</w:t>
            </w:r>
          </w:p>
        </w:tc>
        <w:tc>
          <w:tcPr>
            <w:tcW w:w="0" w:type="auto"/>
            <w:vAlign w:val="center"/>
          </w:tcPr>
          <w:p w14:paraId="6010FD59"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06D41FB2"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12D09368" w14:textId="77777777" w:rsidR="00B75DB0" w:rsidRPr="00A45688" w:rsidRDefault="00000000" w:rsidP="00A45688">
            <w:pPr>
              <w:jc w:val="center"/>
              <w:rPr>
                <w:sz w:val="18"/>
                <w:szCs w:val="18"/>
              </w:rPr>
            </w:pPr>
            <w:r w:rsidRPr="00A45688">
              <w:rPr>
                <w:sz w:val="18"/>
                <w:szCs w:val="18"/>
              </w:rPr>
              <w:t>12</w:t>
            </w:r>
          </w:p>
        </w:tc>
        <w:tc>
          <w:tcPr>
            <w:tcW w:w="0" w:type="auto"/>
            <w:vAlign w:val="center"/>
          </w:tcPr>
          <w:p w14:paraId="66B3C8E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1A2F5B1A" w14:textId="77777777" w:rsidR="00B75DB0" w:rsidRPr="00A45688" w:rsidRDefault="00000000" w:rsidP="00A45688">
            <w:pPr>
              <w:jc w:val="center"/>
              <w:rPr>
                <w:sz w:val="18"/>
                <w:szCs w:val="18"/>
              </w:rPr>
            </w:pPr>
            <w:r w:rsidRPr="00A45688">
              <w:rPr>
                <w:sz w:val="18"/>
                <w:szCs w:val="18"/>
              </w:rPr>
              <w:t>4</w:t>
            </w:r>
          </w:p>
        </w:tc>
      </w:tr>
      <w:tr w:rsidR="00B75DB0" w14:paraId="1FF834A8" w14:textId="77777777" w:rsidTr="0039265E">
        <w:tc>
          <w:tcPr>
            <w:tcW w:w="784" w:type="pct"/>
          </w:tcPr>
          <w:p w14:paraId="54DC4F99" w14:textId="77777777" w:rsidR="00B75DB0" w:rsidRPr="00A45688" w:rsidRDefault="00000000">
            <w:pPr>
              <w:rPr>
                <w:sz w:val="18"/>
                <w:szCs w:val="18"/>
              </w:rPr>
            </w:pPr>
            <w:r w:rsidRPr="00A45688">
              <w:rPr>
                <w:sz w:val="18"/>
                <w:szCs w:val="18"/>
              </w:rPr>
              <w:t>Value type errors</w:t>
            </w:r>
          </w:p>
        </w:tc>
        <w:tc>
          <w:tcPr>
            <w:tcW w:w="1417" w:type="pct"/>
          </w:tcPr>
          <w:p w14:paraId="22E68AFB" w14:textId="77777777" w:rsidR="00B75DB0" w:rsidRPr="00A45688" w:rsidRDefault="00000000">
            <w:pPr>
              <w:rPr>
                <w:sz w:val="18"/>
                <w:szCs w:val="18"/>
              </w:rPr>
            </w:pPr>
            <w:r w:rsidRPr="00A45688">
              <w:rPr>
                <w:sz w:val="18"/>
                <w:szCs w:val="18"/>
              </w:rPr>
              <w:t>Lab result imported as text instead of number, then used in arithmetic</w:t>
            </w:r>
          </w:p>
        </w:tc>
        <w:tc>
          <w:tcPr>
            <w:tcW w:w="189" w:type="pct"/>
            <w:vAlign w:val="center"/>
          </w:tcPr>
          <w:p w14:paraId="016E9654" w14:textId="77777777" w:rsidR="00B75DB0" w:rsidRPr="00A45688" w:rsidRDefault="00000000" w:rsidP="00A45688">
            <w:pPr>
              <w:jc w:val="center"/>
              <w:rPr>
                <w:sz w:val="18"/>
                <w:szCs w:val="18"/>
              </w:rPr>
            </w:pPr>
            <w:r w:rsidRPr="00A45688">
              <w:rPr>
                <w:sz w:val="18"/>
                <w:szCs w:val="18"/>
              </w:rPr>
              <w:t>14</w:t>
            </w:r>
          </w:p>
        </w:tc>
        <w:tc>
          <w:tcPr>
            <w:tcW w:w="502" w:type="pct"/>
            <w:vAlign w:val="center"/>
          </w:tcPr>
          <w:p w14:paraId="0A89D183" w14:textId="77777777" w:rsidR="00B75DB0" w:rsidRPr="00A45688" w:rsidRDefault="00000000" w:rsidP="00A45688">
            <w:pPr>
              <w:jc w:val="center"/>
              <w:rPr>
                <w:sz w:val="18"/>
                <w:szCs w:val="18"/>
              </w:rPr>
            </w:pPr>
            <w:r w:rsidRPr="00A45688">
              <w:rPr>
                <w:sz w:val="18"/>
                <w:szCs w:val="18"/>
              </w:rPr>
              <w:t>13</w:t>
            </w:r>
          </w:p>
        </w:tc>
        <w:tc>
          <w:tcPr>
            <w:tcW w:w="436" w:type="pct"/>
            <w:vAlign w:val="center"/>
          </w:tcPr>
          <w:p w14:paraId="64373C85"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619ACEC"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20B9980"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0C8D14" w14:textId="77777777" w:rsidR="00B75DB0" w:rsidRPr="00A45688" w:rsidRDefault="00000000" w:rsidP="00A45688">
            <w:pPr>
              <w:jc w:val="center"/>
              <w:rPr>
                <w:sz w:val="18"/>
                <w:szCs w:val="18"/>
              </w:rPr>
            </w:pPr>
            <w:r w:rsidRPr="00A45688">
              <w:rPr>
                <w:sz w:val="18"/>
                <w:szCs w:val="18"/>
              </w:rPr>
              <w:t>9</w:t>
            </w:r>
          </w:p>
        </w:tc>
        <w:tc>
          <w:tcPr>
            <w:tcW w:w="0" w:type="auto"/>
            <w:vAlign w:val="center"/>
          </w:tcPr>
          <w:p w14:paraId="168D2058"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3F1E8EE9"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125D4A4D" w14:textId="77777777" w:rsidR="00B75DB0" w:rsidRPr="00A45688" w:rsidRDefault="00000000" w:rsidP="00A45688">
            <w:pPr>
              <w:jc w:val="center"/>
              <w:rPr>
                <w:sz w:val="18"/>
                <w:szCs w:val="18"/>
              </w:rPr>
            </w:pPr>
            <w:r w:rsidRPr="00A45688">
              <w:rPr>
                <w:sz w:val="18"/>
                <w:szCs w:val="18"/>
              </w:rPr>
              <w:t>7</w:t>
            </w:r>
          </w:p>
        </w:tc>
      </w:tr>
      <w:tr w:rsidR="00B75DB0" w14:paraId="6CE33899" w14:textId="77777777" w:rsidTr="0039265E">
        <w:tc>
          <w:tcPr>
            <w:tcW w:w="784" w:type="pct"/>
          </w:tcPr>
          <w:p w14:paraId="1008CBDA" w14:textId="77777777" w:rsidR="00B75DB0" w:rsidRPr="00A45688" w:rsidRDefault="00000000">
            <w:pPr>
              <w:rPr>
                <w:sz w:val="18"/>
                <w:szCs w:val="18"/>
              </w:rPr>
            </w:pPr>
            <w:r w:rsidRPr="00A45688">
              <w:rPr>
                <w:sz w:val="18"/>
                <w:szCs w:val="18"/>
              </w:rPr>
              <w:t>Missing value errors</w:t>
            </w:r>
          </w:p>
        </w:tc>
        <w:tc>
          <w:tcPr>
            <w:tcW w:w="1417" w:type="pct"/>
          </w:tcPr>
          <w:p w14:paraId="3C81343A" w14:textId="77777777" w:rsidR="00B75DB0" w:rsidRPr="00A45688" w:rsidRDefault="00000000">
            <w:pPr>
              <w:rPr>
                <w:sz w:val="18"/>
                <w:szCs w:val="18"/>
              </w:rPr>
            </w:pPr>
            <w:r w:rsidRPr="00A45688">
              <w:rPr>
                <w:sz w:val="18"/>
                <w:szCs w:val="18"/>
              </w:rPr>
              <w:t>Divide by a reference range value that may be missing</w:t>
            </w:r>
          </w:p>
        </w:tc>
        <w:tc>
          <w:tcPr>
            <w:tcW w:w="189" w:type="pct"/>
            <w:vAlign w:val="center"/>
          </w:tcPr>
          <w:p w14:paraId="43BD5A3B" w14:textId="77777777" w:rsidR="00B75DB0" w:rsidRPr="00A45688" w:rsidRDefault="00000000" w:rsidP="00A45688">
            <w:pPr>
              <w:jc w:val="center"/>
              <w:rPr>
                <w:sz w:val="18"/>
                <w:szCs w:val="18"/>
              </w:rPr>
            </w:pPr>
            <w:r w:rsidRPr="00A45688">
              <w:rPr>
                <w:sz w:val="18"/>
                <w:szCs w:val="18"/>
              </w:rPr>
              <w:t>17</w:t>
            </w:r>
          </w:p>
        </w:tc>
        <w:tc>
          <w:tcPr>
            <w:tcW w:w="502" w:type="pct"/>
            <w:vAlign w:val="center"/>
          </w:tcPr>
          <w:p w14:paraId="523B5602" w14:textId="77777777" w:rsidR="00B75DB0" w:rsidRPr="00A45688" w:rsidRDefault="00000000" w:rsidP="00A45688">
            <w:pPr>
              <w:jc w:val="center"/>
              <w:rPr>
                <w:sz w:val="18"/>
                <w:szCs w:val="18"/>
              </w:rPr>
            </w:pPr>
            <w:r w:rsidRPr="00A45688">
              <w:rPr>
                <w:sz w:val="18"/>
                <w:szCs w:val="18"/>
              </w:rPr>
              <w:t>17</w:t>
            </w:r>
          </w:p>
        </w:tc>
        <w:tc>
          <w:tcPr>
            <w:tcW w:w="436" w:type="pct"/>
            <w:vAlign w:val="center"/>
          </w:tcPr>
          <w:p w14:paraId="495F7CFE"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6F4AF62F"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9D36814"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4C9C9C" w14:textId="77777777" w:rsidR="00B75DB0" w:rsidRPr="00A45688" w:rsidRDefault="00000000" w:rsidP="00A45688">
            <w:pPr>
              <w:jc w:val="center"/>
              <w:rPr>
                <w:sz w:val="18"/>
                <w:szCs w:val="18"/>
              </w:rPr>
            </w:pPr>
            <w:r w:rsidRPr="00A45688">
              <w:rPr>
                <w:sz w:val="18"/>
                <w:szCs w:val="18"/>
              </w:rPr>
              <w:t>17</w:t>
            </w:r>
          </w:p>
        </w:tc>
        <w:tc>
          <w:tcPr>
            <w:tcW w:w="0" w:type="auto"/>
            <w:vAlign w:val="center"/>
          </w:tcPr>
          <w:p w14:paraId="4C20E23D"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49428A3"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E7ACF6" w14:textId="77777777" w:rsidR="00B75DB0" w:rsidRPr="00A45688" w:rsidRDefault="00000000" w:rsidP="00A45688">
            <w:pPr>
              <w:jc w:val="center"/>
              <w:rPr>
                <w:sz w:val="18"/>
                <w:szCs w:val="18"/>
              </w:rPr>
            </w:pPr>
            <w:r w:rsidRPr="00A45688">
              <w:rPr>
                <w:sz w:val="18"/>
                <w:szCs w:val="18"/>
              </w:rPr>
              <w:t>17</w:t>
            </w:r>
          </w:p>
        </w:tc>
      </w:tr>
      <w:tr w:rsidR="00B75DB0" w14:paraId="053B1984" w14:textId="77777777" w:rsidTr="0039265E">
        <w:tc>
          <w:tcPr>
            <w:tcW w:w="784" w:type="pct"/>
          </w:tcPr>
          <w:p w14:paraId="63FF409D" w14:textId="77777777" w:rsidR="00B75DB0" w:rsidRPr="00A45688" w:rsidRDefault="00000000">
            <w:pPr>
              <w:rPr>
                <w:sz w:val="18"/>
                <w:szCs w:val="18"/>
              </w:rPr>
            </w:pPr>
            <w:r w:rsidRPr="00A45688">
              <w:rPr>
                <w:sz w:val="18"/>
                <w:szCs w:val="18"/>
              </w:rPr>
              <w:t>Join errors</w:t>
            </w:r>
          </w:p>
        </w:tc>
        <w:tc>
          <w:tcPr>
            <w:tcW w:w="1417" w:type="pct"/>
          </w:tcPr>
          <w:p w14:paraId="525EAA9D" w14:textId="77777777" w:rsidR="00B75DB0" w:rsidRPr="00A45688" w:rsidRDefault="00000000">
            <w:pPr>
              <w:rPr>
                <w:sz w:val="18"/>
                <w:szCs w:val="18"/>
              </w:rPr>
            </w:pPr>
            <w:r w:rsidRPr="00A45688">
              <w:rPr>
                <w:sz w:val="18"/>
                <w:szCs w:val="18"/>
              </w:rPr>
              <w:t>Use a department column that may be missing after joining patients to encounters</w:t>
            </w:r>
          </w:p>
        </w:tc>
        <w:tc>
          <w:tcPr>
            <w:tcW w:w="189" w:type="pct"/>
            <w:vAlign w:val="center"/>
          </w:tcPr>
          <w:p w14:paraId="14C4323D" w14:textId="77777777" w:rsidR="00B75DB0" w:rsidRPr="00A45688" w:rsidRDefault="00000000" w:rsidP="00A45688">
            <w:pPr>
              <w:jc w:val="center"/>
              <w:rPr>
                <w:sz w:val="18"/>
                <w:szCs w:val="18"/>
              </w:rPr>
            </w:pPr>
            <w:r w:rsidRPr="00A45688">
              <w:rPr>
                <w:sz w:val="18"/>
                <w:szCs w:val="18"/>
              </w:rPr>
              <w:t>8</w:t>
            </w:r>
          </w:p>
        </w:tc>
        <w:tc>
          <w:tcPr>
            <w:tcW w:w="502" w:type="pct"/>
            <w:vAlign w:val="center"/>
          </w:tcPr>
          <w:p w14:paraId="45C80289"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25161A56" w14:textId="77777777" w:rsidR="00B75DB0" w:rsidRPr="00A45688" w:rsidRDefault="00000000" w:rsidP="00A45688">
            <w:pPr>
              <w:jc w:val="center"/>
              <w:rPr>
                <w:sz w:val="18"/>
                <w:szCs w:val="18"/>
              </w:rPr>
            </w:pPr>
            <w:r w:rsidRPr="00A45688">
              <w:rPr>
                <w:sz w:val="18"/>
                <w:szCs w:val="18"/>
              </w:rPr>
              <w:t>6</w:t>
            </w:r>
          </w:p>
        </w:tc>
        <w:tc>
          <w:tcPr>
            <w:tcW w:w="0" w:type="auto"/>
            <w:vAlign w:val="center"/>
          </w:tcPr>
          <w:p w14:paraId="5BFD238A"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9495E3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B05234"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D4E4FC9"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0057A305"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3D15B7DB" w14:textId="77777777" w:rsidR="00B75DB0" w:rsidRPr="00A45688" w:rsidRDefault="00000000" w:rsidP="00A45688">
            <w:pPr>
              <w:jc w:val="center"/>
              <w:rPr>
                <w:sz w:val="18"/>
                <w:szCs w:val="18"/>
              </w:rPr>
            </w:pPr>
            <w:r w:rsidRPr="00A45688">
              <w:rPr>
                <w:sz w:val="18"/>
                <w:szCs w:val="18"/>
              </w:rPr>
              <w:t>3</w:t>
            </w:r>
          </w:p>
        </w:tc>
      </w:tr>
      <w:tr w:rsidR="00B75DB0" w14:paraId="62ECFA38" w14:textId="77777777" w:rsidTr="0039265E">
        <w:tc>
          <w:tcPr>
            <w:tcW w:w="784" w:type="pct"/>
          </w:tcPr>
          <w:p w14:paraId="474E8D5B" w14:textId="77777777" w:rsidR="00B75DB0" w:rsidRPr="00A45688" w:rsidRDefault="00000000">
            <w:pPr>
              <w:rPr>
                <w:sz w:val="18"/>
                <w:szCs w:val="18"/>
              </w:rPr>
            </w:pPr>
            <w:r w:rsidRPr="00A45688">
              <w:rPr>
                <w:sz w:val="18"/>
                <w:szCs w:val="18"/>
              </w:rPr>
              <w:t>Data loading</w:t>
            </w:r>
          </w:p>
        </w:tc>
        <w:tc>
          <w:tcPr>
            <w:tcW w:w="1417" w:type="pct"/>
          </w:tcPr>
          <w:p w14:paraId="2B91C2F0" w14:textId="77777777" w:rsidR="00B75DB0" w:rsidRPr="00A45688" w:rsidRDefault="00000000">
            <w:pPr>
              <w:rPr>
                <w:sz w:val="18"/>
                <w:szCs w:val="18"/>
              </w:rPr>
            </w:pPr>
            <w:r w:rsidRPr="00A45688">
              <w:rPr>
                <w:sz w:val="18"/>
                <w:szCs w:val="18"/>
              </w:rPr>
              <w:t>Load lab results where a numeric column contains text like "pending"</w:t>
            </w:r>
          </w:p>
        </w:tc>
        <w:tc>
          <w:tcPr>
            <w:tcW w:w="189" w:type="pct"/>
            <w:vAlign w:val="center"/>
          </w:tcPr>
          <w:p w14:paraId="11F033BA" w14:textId="77777777" w:rsidR="00B75DB0" w:rsidRPr="00A45688" w:rsidRDefault="00000000" w:rsidP="00A45688">
            <w:pPr>
              <w:jc w:val="center"/>
              <w:rPr>
                <w:sz w:val="18"/>
                <w:szCs w:val="18"/>
              </w:rPr>
            </w:pPr>
            <w:r w:rsidRPr="00A45688">
              <w:rPr>
                <w:sz w:val="18"/>
                <w:szCs w:val="18"/>
              </w:rPr>
              <w:t>10</w:t>
            </w:r>
          </w:p>
        </w:tc>
        <w:tc>
          <w:tcPr>
            <w:tcW w:w="502" w:type="pct"/>
            <w:vAlign w:val="center"/>
          </w:tcPr>
          <w:p w14:paraId="46FD256F"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7891FC5F" w14:textId="77777777" w:rsidR="00B75DB0" w:rsidRPr="00A45688" w:rsidRDefault="00000000" w:rsidP="00A45688">
            <w:pPr>
              <w:jc w:val="center"/>
              <w:rPr>
                <w:sz w:val="18"/>
                <w:szCs w:val="18"/>
              </w:rPr>
            </w:pPr>
            <w:r w:rsidRPr="00A45688">
              <w:rPr>
                <w:sz w:val="18"/>
                <w:szCs w:val="18"/>
              </w:rPr>
              <w:t>7</w:t>
            </w:r>
          </w:p>
        </w:tc>
        <w:tc>
          <w:tcPr>
            <w:tcW w:w="0" w:type="auto"/>
            <w:vAlign w:val="center"/>
          </w:tcPr>
          <w:p w14:paraId="138BBBAE" w14:textId="77777777" w:rsidR="00B75DB0" w:rsidRPr="00A45688" w:rsidRDefault="00000000" w:rsidP="00A45688">
            <w:pPr>
              <w:jc w:val="center"/>
              <w:rPr>
                <w:sz w:val="18"/>
                <w:szCs w:val="18"/>
              </w:rPr>
            </w:pPr>
            <w:r w:rsidRPr="00A45688">
              <w:rPr>
                <w:sz w:val="18"/>
                <w:szCs w:val="18"/>
              </w:rPr>
              <w:t>2</w:t>
            </w:r>
          </w:p>
        </w:tc>
        <w:tc>
          <w:tcPr>
            <w:tcW w:w="0" w:type="auto"/>
            <w:vAlign w:val="center"/>
          </w:tcPr>
          <w:p w14:paraId="72ABBCBA"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41742674" w14:textId="77777777" w:rsidR="00B75DB0" w:rsidRPr="00A45688" w:rsidRDefault="00000000" w:rsidP="00A45688">
            <w:pPr>
              <w:jc w:val="center"/>
              <w:rPr>
                <w:sz w:val="18"/>
                <w:szCs w:val="18"/>
              </w:rPr>
            </w:pPr>
            <w:r w:rsidRPr="00A45688">
              <w:rPr>
                <w:sz w:val="18"/>
                <w:szCs w:val="18"/>
              </w:rPr>
              <w:t>8</w:t>
            </w:r>
          </w:p>
        </w:tc>
        <w:tc>
          <w:tcPr>
            <w:tcW w:w="0" w:type="auto"/>
            <w:vAlign w:val="center"/>
          </w:tcPr>
          <w:p w14:paraId="1FF405C9"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6F8EBB18" w14:textId="77777777" w:rsidR="00B75DB0" w:rsidRPr="00A45688" w:rsidRDefault="00000000" w:rsidP="00A45688">
            <w:pPr>
              <w:jc w:val="center"/>
              <w:rPr>
                <w:sz w:val="18"/>
                <w:szCs w:val="18"/>
              </w:rPr>
            </w:pPr>
            <w:r w:rsidRPr="00A45688">
              <w:rPr>
                <w:sz w:val="18"/>
                <w:szCs w:val="18"/>
              </w:rPr>
              <w:t>1</w:t>
            </w:r>
          </w:p>
        </w:tc>
        <w:tc>
          <w:tcPr>
            <w:tcW w:w="0" w:type="auto"/>
            <w:vAlign w:val="center"/>
          </w:tcPr>
          <w:p w14:paraId="51AC8812" w14:textId="77777777" w:rsidR="00B75DB0" w:rsidRPr="00A45688" w:rsidRDefault="00000000" w:rsidP="00A45688">
            <w:pPr>
              <w:jc w:val="center"/>
              <w:rPr>
                <w:sz w:val="18"/>
                <w:szCs w:val="18"/>
              </w:rPr>
            </w:pPr>
            <w:r w:rsidRPr="00A45688">
              <w:rPr>
                <w:sz w:val="18"/>
                <w:szCs w:val="18"/>
              </w:rPr>
              <w:t>5</w:t>
            </w:r>
          </w:p>
        </w:tc>
      </w:tr>
      <w:tr w:rsidR="00B75DB0" w14:paraId="58012B28" w14:textId="77777777" w:rsidTr="0039265E">
        <w:tc>
          <w:tcPr>
            <w:tcW w:w="784" w:type="pct"/>
          </w:tcPr>
          <w:p w14:paraId="384834D3" w14:textId="77777777" w:rsidR="00B75DB0" w:rsidRPr="00A45688" w:rsidRDefault="00000000">
            <w:pPr>
              <w:rPr>
                <w:b/>
                <w:bCs/>
                <w:sz w:val="18"/>
                <w:szCs w:val="18"/>
              </w:rPr>
            </w:pPr>
            <w:r w:rsidRPr="00A45688">
              <w:rPr>
                <w:b/>
                <w:bCs/>
                <w:sz w:val="18"/>
                <w:szCs w:val="18"/>
              </w:rPr>
              <w:t>Total</w:t>
            </w:r>
          </w:p>
        </w:tc>
        <w:tc>
          <w:tcPr>
            <w:tcW w:w="1417" w:type="pct"/>
          </w:tcPr>
          <w:p w14:paraId="451F4D81" w14:textId="77777777" w:rsidR="00B75DB0" w:rsidRPr="00A45688" w:rsidRDefault="00B75DB0">
            <w:pPr>
              <w:rPr>
                <w:sz w:val="18"/>
                <w:szCs w:val="18"/>
              </w:rPr>
            </w:pPr>
          </w:p>
        </w:tc>
        <w:tc>
          <w:tcPr>
            <w:tcW w:w="189" w:type="pct"/>
            <w:vAlign w:val="center"/>
          </w:tcPr>
          <w:p w14:paraId="5CED394F" w14:textId="77777777" w:rsidR="00B75DB0" w:rsidRPr="00A45688" w:rsidRDefault="00000000" w:rsidP="00A45688">
            <w:pPr>
              <w:jc w:val="center"/>
              <w:rPr>
                <w:b/>
                <w:bCs/>
                <w:sz w:val="18"/>
                <w:szCs w:val="18"/>
              </w:rPr>
            </w:pPr>
            <w:r w:rsidRPr="00A45688">
              <w:rPr>
                <w:b/>
                <w:bCs/>
                <w:sz w:val="18"/>
                <w:szCs w:val="18"/>
              </w:rPr>
              <w:t>65</w:t>
            </w:r>
          </w:p>
        </w:tc>
        <w:tc>
          <w:tcPr>
            <w:tcW w:w="502" w:type="pct"/>
            <w:vAlign w:val="center"/>
          </w:tcPr>
          <w:p w14:paraId="13BC77AD" w14:textId="77777777" w:rsidR="00B75DB0" w:rsidRPr="00A45688" w:rsidRDefault="00000000" w:rsidP="00A45688">
            <w:pPr>
              <w:jc w:val="center"/>
              <w:rPr>
                <w:b/>
                <w:bCs/>
                <w:sz w:val="18"/>
                <w:szCs w:val="18"/>
              </w:rPr>
            </w:pPr>
            <w:r w:rsidRPr="00A45688">
              <w:rPr>
                <w:b/>
                <w:bCs/>
                <w:sz w:val="18"/>
                <w:szCs w:val="18"/>
              </w:rPr>
              <w:t>62</w:t>
            </w:r>
          </w:p>
        </w:tc>
        <w:tc>
          <w:tcPr>
            <w:tcW w:w="436" w:type="pct"/>
            <w:vAlign w:val="center"/>
          </w:tcPr>
          <w:p w14:paraId="4047D182" w14:textId="77777777" w:rsidR="00B75DB0" w:rsidRPr="00A45688" w:rsidRDefault="00000000" w:rsidP="00A45688">
            <w:pPr>
              <w:jc w:val="center"/>
              <w:rPr>
                <w:b/>
                <w:bCs/>
                <w:sz w:val="18"/>
                <w:szCs w:val="18"/>
              </w:rPr>
            </w:pPr>
            <w:r w:rsidRPr="00A45688">
              <w:rPr>
                <w:b/>
                <w:bCs/>
                <w:sz w:val="18"/>
                <w:szCs w:val="18"/>
              </w:rPr>
              <w:t>35</w:t>
            </w:r>
          </w:p>
        </w:tc>
        <w:tc>
          <w:tcPr>
            <w:tcW w:w="0" w:type="auto"/>
            <w:vAlign w:val="center"/>
          </w:tcPr>
          <w:p w14:paraId="1E3D41C5" w14:textId="77777777" w:rsidR="00B75DB0" w:rsidRPr="00A45688" w:rsidRDefault="00000000" w:rsidP="00A45688">
            <w:pPr>
              <w:jc w:val="center"/>
              <w:rPr>
                <w:b/>
                <w:bCs/>
                <w:sz w:val="18"/>
                <w:szCs w:val="18"/>
              </w:rPr>
            </w:pPr>
            <w:r w:rsidRPr="00A45688">
              <w:rPr>
                <w:b/>
                <w:bCs/>
                <w:sz w:val="18"/>
                <w:szCs w:val="18"/>
              </w:rPr>
              <w:t>24</w:t>
            </w:r>
          </w:p>
        </w:tc>
        <w:tc>
          <w:tcPr>
            <w:tcW w:w="0" w:type="auto"/>
            <w:vAlign w:val="center"/>
          </w:tcPr>
          <w:p w14:paraId="2F10D85E" w14:textId="77777777" w:rsidR="00B75DB0" w:rsidRPr="00A45688" w:rsidRDefault="00000000" w:rsidP="00A45688">
            <w:pPr>
              <w:jc w:val="center"/>
              <w:rPr>
                <w:b/>
                <w:bCs/>
                <w:sz w:val="18"/>
                <w:szCs w:val="18"/>
              </w:rPr>
            </w:pPr>
            <w:r w:rsidRPr="00A45688">
              <w:rPr>
                <w:b/>
                <w:bCs/>
                <w:sz w:val="18"/>
                <w:szCs w:val="18"/>
              </w:rPr>
              <w:t>0</w:t>
            </w:r>
          </w:p>
        </w:tc>
        <w:tc>
          <w:tcPr>
            <w:tcW w:w="0" w:type="auto"/>
            <w:vAlign w:val="center"/>
          </w:tcPr>
          <w:p w14:paraId="344951A9" w14:textId="77777777" w:rsidR="00B75DB0" w:rsidRPr="00A45688" w:rsidRDefault="00000000" w:rsidP="00A45688">
            <w:pPr>
              <w:jc w:val="center"/>
              <w:rPr>
                <w:b/>
                <w:bCs/>
                <w:sz w:val="18"/>
                <w:szCs w:val="18"/>
              </w:rPr>
            </w:pPr>
            <w:r w:rsidRPr="00A45688">
              <w:rPr>
                <w:b/>
                <w:bCs/>
                <w:sz w:val="18"/>
                <w:szCs w:val="18"/>
              </w:rPr>
              <w:t>41</w:t>
            </w:r>
          </w:p>
        </w:tc>
        <w:tc>
          <w:tcPr>
            <w:tcW w:w="0" w:type="auto"/>
            <w:vAlign w:val="center"/>
          </w:tcPr>
          <w:p w14:paraId="7BCE8D1E" w14:textId="77777777" w:rsidR="00B75DB0" w:rsidRPr="00A45688" w:rsidRDefault="00000000" w:rsidP="00A45688">
            <w:pPr>
              <w:jc w:val="center"/>
              <w:rPr>
                <w:b/>
                <w:bCs/>
                <w:sz w:val="18"/>
                <w:szCs w:val="18"/>
              </w:rPr>
            </w:pPr>
            <w:r w:rsidRPr="00A45688">
              <w:rPr>
                <w:b/>
                <w:bCs/>
                <w:sz w:val="18"/>
                <w:szCs w:val="18"/>
              </w:rPr>
              <w:t>25</w:t>
            </w:r>
          </w:p>
        </w:tc>
        <w:tc>
          <w:tcPr>
            <w:tcW w:w="0" w:type="auto"/>
            <w:vAlign w:val="center"/>
          </w:tcPr>
          <w:p w14:paraId="3E08B81A" w14:textId="77777777" w:rsidR="00B75DB0" w:rsidRPr="00A45688" w:rsidRDefault="00000000" w:rsidP="00A45688">
            <w:pPr>
              <w:jc w:val="center"/>
              <w:rPr>
                <w:b/>
                <w:bCs/>
                <w:sz w:val="18"/>
                <w:szCs w:val="18"/>
              </w:rPr>
            </w:pPr>
            <w:r w:rsidRPr="00A45688">
              <w:rPr>
                <w:b/>
                <w:bCs/>
                <w:sz w:val="18"/>
                <w:szCs w:val="18"/>
              </w:rPr>
              <w:t>4</w:t>
            </w:r>
          </w:p>
        </w:tc>
        <w:tc>
          <w:tcPr>
            <w:tcW w:w="0" w:type="auto"/>
            <w:vAlign w:val="center"/>
          </w:tcPr>
          <w:p w14:paraId="6F8B8F31" w14:textId="77777777" w:rsidR="00B75DB0" w:rsidRPr="00A45688" w:rsidRDefault="00000000" w:rsidP="00A45688">
            <w:pPr>
              <w:jc w:val="center"/>
              <w:rPr>
                <w:b/>
                <w:bCs/>
                <w:sz w:val="18"/>
                <w:szCs w:val="18"/>
              </w:rPr>
            </w:pPr>
            <w:r w:rsidRPr="00A45688">
              <w:rPr>
                <w:b/>
                <w:bCs/>
                <w:sz w:val="18"/>
                <w:szCs w:val="18"/>
              </w:rPr>
              <w:t>36</w:t>
            </w:r>
          </w:p>
        </w:tc>
      </w:tr>
    </w:tbl>
    <w:p w14:paraId="3FE18E00" w14:textId="77777777" w:rsidR="002C0FCB" w:rsidRDefault="002C0FCB">
      <w:pPr>
        <w:pStyle w:val="Heading3"/>
      </w:pPr>
      <w:bookmarkStart w:id="24" w:name="references"/>
      <w:bookmarkEnd w:id="22"/>
    </w:p>
    <w:p w14:paraId="55AB2F48" w14:textId="77777777" w:rsidR="007F04E0" w:rsidRDefault="007F04E0" w:rsidP="00A45688">
      <w:pPr>
        <w:pStyle w:val="Heading3"/>
      </w:pPr>
      <w:r>
        <w:br w:type="page"/>
      </w:r>
    </w:p>
    <w:p w14:paraId="20349FBF" w14:textId="24F7E8D0" w:rsidR="00A45688" w:rsidRDefault="00A45688" w:rsidP="00A45688">
      <w:pPr>
        <w:pStyle w:val="Heading3"/>
      </w:pPr>
      <w:r>
        <w:lastRenderedPageBreak/>
        <w:t>Table 3. Detection Results by Severity</w:t>
      </w:r>
    </w:p>
    <w:p w14:paraId="1DE136D5" w14:textId="77777777" w:rsidR="00A45688" w:rsidRDefault="00A45688" w:rsidP="00A45688">
      <w:pPr>
        <w:pStyle w:val="FirstParagraph"/>
      </w:pPr>
      <w:r>
        <w:t>Number of tests at each severity level, showing whether each language caught or missed the error. Severity was assigned independently of whether the error was caught, as described in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417"/>
        <w:gridCol w:w="1128"/>
        <w:gridCol w:w="972"/>
        <w:gridCol w:w="889"/>
        <w:gridCol w:w="1129"/>
        <w:gridCol w:w="1248"/>
        <w:gridCol w:w="1129"/>
        <w:gridCol w:w="890"/>
        <w:gridCol w:w="1129"/>
      </w:tblGrid>
      <w:tr w:rsidR="00A45688" w14:paraId="7C0CFEC9" w14:textId="77777777" w:rsidTr="0039265E">
        <w:tc>
          <w:tcPr>
            <w:tcW w:w="948" w:type="pct"/>
          </w:tcPr>
          <w:p w14:paraId="6401580D" w14:textId="77777777" w:rsidR="00A45688" w:rsidRPr="00A45688" w:rsidRDefault="00A45688" w:rsidP="00A76424">
            <w:pPr>
              <w:rPr>
                <w:sz w:val="18"/>
                <w:szCs w:val="18"/>
              </w:rPr>
            </w:pPr>
          </w:p>
        </w:tc>
        <w:tc>
          <w:tcPr>
            <w:tcW w:w="176" w:type="pct"/>
          </w:tcPr>
          <w:p w14:paraId="229BE04A" w14:textId="77777777" w:rsidR="00A45688" w:rsidRPr="00A45688" w:rsidRDefault="00A45688" w:rsidP="00A76424">
            <w:pPr>
              <w:rPr>
                <w:sz w:val="18"/>
                <w:szCs w:val="18"/>
              </w:rPr>
            </w:pPr>
          </w:p>
        </w:tc>
        <w:tc>
          <w:tcPr>
            <w:tcW w:w="0" w:type="auto"/>
            <w:gridSpan w:val="3"/>
            <w:shd w:val="clear" w:color="auto" w:fill="D9D9D9" w:themeFill="background1" w:themeFillShade="D9"/>
            <w:vAlign w:val="center"/>
          </w:tcPr>
          <w:p w14:paraId="50F82A22" w14:textId="300AC12C" w:rsidR="00A45688" w:rsidRPr="00A45688" w:rsidRDefault="00A45688" w:rsidP="00A76424">
            <w:pPr>
              <w:jc w:val="center"/>
              <w:rPr>
                <w:b/>
                <w:bCs/>
                <w:sz w:val="18"/>
                <w:szCs w:val="18"/>
              </w:rPr>
            </w:pPr>
            <w:r w:rsidRPr="00A45688">
              <w:rPr>
                <w:b/>
                <w:bCs/>
                <w:sz w:val="18"/>
                <w:szCs w:val="18"/>
              </w:rPr>
              <w:t>Tidy-TS</w:t>
            </w:r>
            <w:r w:rsidR="0039265E">
              <w:rPr>
                <w:b/>
                <w:bCs/>
                <w:sz w:val="18"/>
                <w:szCs w:val="18"/>
              </w:rPr>
              <w:t xml:space="preserve"> (TypeScript)</w:t>
            </w:r>
          </w:p>
        </w:tc>
        <w:tc>
          <w:tcPr>
            <w:tcW w:w="0" w:type="auto"/>
            <w:gridSpan w:val="2"/>
            <w:shd w:val="clear" w:color="auto" w:fill="D9D9D9" w:themeFill="background1" w:themeFillShade="D9"/>
            <w:vAlign w:val="center"/>
          </w:tcPr>
          <w:p w14:paraId="5B753D7B" w14:textId="08C655C9" w:rsidR="00A45688" w:rsidRPr="00A45688" w:rsidRDefault="0039265E" w:rsidP="00A76424">
            <w:pPr>
              <w:jc w:val="center"/>
              <w:rPr>
                <w:b/>
                <w:bCs/>
                <w:sz w:val="18"/>
                <w:szCs w:val="18"/>
              </w:rPr>
            </w:pPr>
            <w:r>
              <w:rPr>
                <w:b/>
                <w:bCs/>
                <w:sz w:val="18"/>
                <w:szCs w:val="18"/>
              </w:rPr>
              <w:t>Pandas (Python)</w:t>
            </w:r>
          </w:p>
        </w:tc>
        <w:tc>
          <w:tcPr>
            <w:tcW w:w="0" w:type="auto"/>
            <w:gridSpan w:val="3"/>
            <w:shd w:val="clear" w:color="auto" w:fill="D9D9D9" w:themeFill="background1" w:themeFillShade="D9"/>
            <w:vAlign w:val="center"/>
          </w:tcPr>
          <w:p w14:paraId="3BC47D70" w14:textId="3D27055A" w:rsidR="00A45688" w:rsidRPr="00A45688" w:rsidRDefault="0039265E" w:rsidP="00A76424">
            <w:pPr>
              <w:jc w:val="center"/>
              <w:rPr>
                <w:b/>
                <w:bCs/>
                <w:sz w:val="18"/>
                <w:szCs w:val="18"/>
              </w:rPr>
            </w:pPr>
            <w:r>
              <w:rPr>
                <w:b/>
                <w:bCs/>
                <w:sz w:val="18"/>
                <w:szCs w:val="18"/>
              </w:rPr>
              <w:t>Tidyverse ®</w:t>
            </w:r>
          </w:p>
        </w:tc>
      </w:tr>
      <w:tr w:rsidR="00A45688" w14:paraId="373B92ED" w14:textId="77777777" w:rsidTr="0039265E">
        <w:tc>
          <w:tcPr>
            <w:tcW w:w="948" w:type="pct"/>
            <w:shd w:val="clear" w:color="auto" w:fill="D9D9D9" w:themeFill="background1" w:themeFillShade="D9"/>
          </w:tcPr>
          <w:p w14:paraId="199761B4" w14:textId="77777777" w:rsidR="00A45688" w:rsidRPr="00A45688" w:rsidRDefault="00A45688" w:rsidP="00A76424">
            <w:pPr>
              <w:rPr>
                <w:b/>
                <w:bCs/>
                <w:sz w:val="18"/>
                <w:szCs w:val="18"/>
              </w:rPr>
            </w:pPr>
            <w:r w:rsidRPr="00A45688">
              <w:rPr>
                <w:b/>
                <w:bCs/>
                <w:sz w:val="18"/>
                <w:szCs w:val="18"/>
              </w:rPr>
              <w:t>Potential severity</w:t>
            </w:r>
          </w:p>
        </w:tc>
        <w:tc>
          <w:tcPr>
            <w:tcW w:w="176" w:type="pct"/>
            <w:shd w:val="clear" w:color="auto" w:fill="D9D9D9" w:themeFill="background1" w:themeFillShade="D9"/>
          </w:tcPr>
          <w:p w14:paraId="5F8BF375" w14:textId="77777777" w:rsidR="00A45688" w:rsidRPr="00A45688" w:rsidRDefault="00A45688" w:rsidP="00A76424">
            <w:pPr>
              <w:rPr>
                <w:b/>
                <w:bCs/>
                <w:sz w:val="18"/>
                <w:szCs w:val="18"/>
              </w:rPr>
            </w:pPr>
            <w:r w:rsidRPr="00A45688">
              <w:rPr>
                <w:b/>
                <w:bCs/>
                <w:sz w:val="18"/>
                <w:szCs w:val="18"/>
              </w:rPr>
              <w:t>n</w:t>
            </w:r>
          </w:p>
        </w:tc>
        <w:tc>
          <w:tcPr>
            <w:tcW w:w="0" w:type="auto"/>
            <w:shd w:val="clear" w:color="auto" w:fill="D9D9D9" w:themeFill="background1" w:themeFillShade="D9"/>
            <w:vAlign w:val="center"/>
          </w:tcPr>
          <w:p w14:paraId="1707AAC5" w14:textId="77777777" w:rsidR="00A45688" w:rsidRPr="00A45688" w:rsidRDefault="00A45688" w:rsidP="00A76424">
            <w:pPr>
              <w:jc w:val="center"/>
              <w:rPr>
                <w:i/>
                <w:iCs/>
                <w:sz w:val="18"/>
                <w:szCs w:val="18"/>
              </w:rPr>
            </w:pPr>
            <w:r w:rsidRPr="00A45688">
              <w:rPr>
                <w:i/>
                <w:iCs/>
                <w:sz w:val="18"/>
                <w:szCs w:val="18"/>
              </w:rPr>
              <w:t>compile</w:t>
            </w:r>
          </w:p>
        </w:tc>
        <w:tc>
          <w:tcPr>
            <w:tcW w:w="0" w:type="auto"/>
            <w:shd w:val="clear" w:color="auto" w:fill="D9D9D9" w:themeFill="background1" w:themeFillShade="D9"/>
            <w:vAlign w:val="center"/>
          </w:tcPr>
          <w:p w14:paraId="1C2F0430" w14:textId="77777777" w:rsidR="00A45688" w:rsidRPr="00A45688" w:rsidRDefault="00A45688" w:rsidP="00A76424">
            <w:pPr>
              <w:jc w:val="center"/>
              <w:rPr>
                <w:i/>
                <w:iCs/>
                <w:sz w:val="18"/>
                <w:szCs w:val="18"/>
              </w:rPr>
            </w:pPr>
            <w:r w:rsidRPr="00A45688">
              <w:rPr>
                <w:i/>
                <w:iCs/>
                <w:sz w:val="18"/>
                <w:szCs w:val="18"/>
              </w:rPr>
              <w:t>runtime</w:t>
            </w:r>
          </w:p>
        </w:tc>
        <w:tc>
          <w:tcPr>
            <w:tcW w:w="0" w:type="auto"/>
            <w:shd w:val="clear" w:color="auto" w:fill="D9D9D9" w:themeFill="background1" w:themeFillShade="D9"/>
            <w:vAlign w:val="center"/>
          </w:tcPr>
          <w:p w14:paraId="52C056E4" w14:textId="77777777" w:rsidR="00A45688" w:rsidRPr="00A45688" w:rsidRDefault="00A45688" w:rsidP="00A76424">
            <w:pPr>
              <w:jc w:val="center"/>
              <w:rPr>
                <w:i/>
                <w:iCs/>
                <w:sz w:val="18"/>
                <w:szCs w:val="18"/>
              </w:rPr>
            </w:pPr>
            <w:r w:rsidRPr="00A45688">
              <w:rPr>
                <w:i/>
                <w:iCs/>
                <w:sz w:val="18"/>
                <w:szCs w:val="18"/>
              </w:rPr>
              <w:t>silent</w:t>
            </w:r>
          </w:p>
        </w:tc>
        <w:tc>
          <w:tcPr>
            <w:tcW w:w="0" w:type="auto"/>
            <w:shd w:val="clear" w:color="auto" w:fill="D9D9D9" w:themeFill="background1" w:themeFillShade="D9"/>
            <w:vAlign w:val="center"/>
          </w:tcPr>
          <w:p w14:paraId="37D23E2C" w14:textId="77777777" w:rsidR="00A45688" w:rsidRPr="00A45688" w:rsidRDefault="00A45688" w:rsidP="00A76424">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17A7F38E" w14:textId="77777777" w:rsidR="00A45688" w:rsidRPr="00A45688" w:rsidRDefault="00A45688" w:rsidP="00A76424">
            <w:pPr>
              <w:jc w:val="center"/>
              <w:rPr>
                <w:i/>
                <w:iCs/>
                <w:sz w:val="18"/>
                <w:szCs w:val="18"/>
              </w:rPr>
            </w:pPr>
            <w:r w:rsidRPr="00A45688">
              <w:rPr>
                <w:i/>
                <w:iCs/>
                <w:sz w:val="18"/>
                <w:szCs w:val="18"/>
              </w:rPr>
              <w:t>silent</w:t>
            </w:r>
          </w:p>
        </w:tc>
        <w:tc>
          <w:tcPr>
            <w:tcW w:w="0" w:type="auto"/>
            <w:shd w:val="clear" w:color="auto" w:fill="D9D9D9" w:themeFill="background1" w:themeFillShade="D9"/>
            <w:vAlign w:val="center"/>
          </w:tcPr>
          <w:p w14:paraId="213752B3" w14:textId="77777777" w:rsidR="00A45688" w:rsidRPr="00A45688" w:rsidRDefault="00A45688" w:rsidP="00A76424">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626C54C6" w14:textId="77777777" w:rsidR="00A45688" w:rsidRPr="00A45688" w:rsidRDefault="00A45688" w:rsidP="00A76424">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70FD0F29" w14:textId="77777777" w:rsidR="00A45688" w:rsidRPr="00A45688" w:rsidRDefault="00A45688" w:rsidP="00A76424">
            <w:pPr>
              <w:jc w:val="center"/>
              <w:rPr>
                <w:i/>
                <w:iCs/>
                <w:sz w:val="18"/>
                <w:szCs w:val="18"/>
              </w:rPr>
            </w:pPr>
            <w:r w:rsidRPr="00A45688">
              <w:rPr>
                <w:i/>
                <w:iCs/>
                <w:sz w:val="18"/>
                <w:szCs w:val="18"/>
              </w:rPr>
              <w:t>silent</w:t>
            </w:r>
          </w:p>
        </w:tc>
      </w:tr>
      <w:tr w:rsidR="00A45688" w14:paraId="2F3A735E" w14:textId="77777777" w:rsidTr="00C75DB4">
        <w:tc>
          <w:tcPr>
            <w:tcW w:w="948" w:type="pct"/>
          </w:tcPr>
          <w:p w14:paraId="038071AE" w14:textId="77777777" w:rsidR="00A45688" w:rsidRPr="00A45688" w:rsidRDefault="00A45688" w:rsidP="00A76424">
            <w:pPr>
              <w:rPr>
                <w:sz w:val="18"/>
                <w:szCs w:val="18"/>
              </w:rPr>
            </w:pPr>
            <w:r w:rsidRPr="00A45688">
              <w:rPr>
                <w:sz w:val="18"/>
                <w:szCs w:val="18"/>
              </w:rPr>
              <w:t>High</w:t>
            </w:r>
          </w:p>
        </w:tc>
        <w:tc>
          <w:tcPr>
            <w:tcW w:w="176" w:type="pct"/>
            <w:vAlign w:val="center"/>
          </w:tcPr>
          <w:p w14:paraId="7195E30B" w14:textId="77777777" w:rsidR="00A45688" w:rsidRPr="00A45688" w:rsidRDefault="00A45688" w:rsidP="00C75DB4">
            <w:pPr>
              <w:jc w:val="center"/>
              <w:rPr>
                <w:sz w:val="18"/>
                <w:szCs w:val="18"/>
              </w:rPr>
            </w:pPr>
            <w:r w:rsidRPr="00A45688">
              <w:rPr>
                <w:sz w:val="18"/>
                <w:szCs w:val="18"/>
              </w:rPr>
              <w:t>30</w:t>
            </w:r>
          </w:p>
        </w:tc>
        <w:tc>
          <w:tcPr>
            <w:tcW w:w="0" w:type="auto"/>
            <w:vAlign w:val="center"/>
          </w:tcPr>
          <w:p w14:paraId="1E341E1A" w14:textId="77777777" w:rsidR="00A45688" w:rsidRPr="00A45688" w:rsidRDefault="00A45688" w:rsidP="00C75DB4">
            <w:pPr>
              <w:jc w:val="center"/>
              <w:rPr>
                <w:sz w:val="18"/>
                <w:szCs w:val="18"/>
              </w:rPr>
            </w:pPr>
            <w:r w:rsidRPr="00A45688">
              <w:rPr>
                <w:sz w:val="18"/>
                <w:szCs w:val="18"/>
              </w:rPr>
              <w:t>28 (93%)</w:t>
            </w:r>
          </w:p>
        </w:tc>
        <w:tc>
          <w:tcPr>
            <w:tcW w:w="0" w:type="auto"/>
            <w:vAlign w:val="center"/>
          </w:tcPr>
          <w:p w14:paraId="50737DB9" w14:textId="77777777" w:rsidR="00A45688" w:rsidRPr="00A45688" w:rsidRDefault="00A45688" w:rsidP="00C75DB4">
            <w:pPr>
              <w:jc w:val="center"/>
              <w:rPr>
                <w:sz w:val="18"/>
                <w:szCs w:val="18"/>
              </w:rPr>
            </w:pPr>
            <w:r w:rsidRPr="00A45688">
              <w:rPr>
                <w:sz w:val="18"/>
                <w:szCs w:val="18"/>
              </w:rPr>
              <w:t>2 (7%)</w:t>
            </w:r>
          </w:p>
        </w:tc>
        <w:tc>
          <w:tcPr>
            <w:tcW w:w="0" w:type="auto"/>
            <w:vAlign w:val="center"/>
          </w:tcPr>
          <w:p w14:paraId="79AAF779" w14:textId="77777777" w:rsidR="00A45688" w:rsidRPr="00A45688" w:rsidRDefault="00A45688" w:rsidP="00C75DB4">
            <w:pPr>
              <w:jc w:val="center"/>
              <w:rPr>
                <w:sz w:val="18"/>
                <w:szCs w:val="18"/>
              </w:rPr>
            </w:pPr>
            <w:r w:rsidRPr="00A45688">
              <w:rPr>
                <w:sz w:val="18"/>
                <w:szCs w:val="18"/>
              </w:rPr>
              <w:t>0 (0%)</w:t>
            </w:r>
          </w:p>
        </w:tc>
        <w:tc>
          <w:tcPr>
            <w:tcW w:w="0" w:type="auto"/>
            <w:vAlign w:val="center"/>
          </w:tcPr>
          <w:p w14:paraId="2EE4D1EC" w14:textId="77777777" w:rsidR="00A45688" w:rsidRPr="00A45688" w:rsidRDefault="00A45688" w:rsidP="00C75DB4">
            <w:pPr>
              <w:jc w:val="center"/>
              <w:rPr>
                <w:sz w:val="18"/>
                <w:szCs w:val="18"/>
              </w:rPr>
            </w:pPr>
            <w:r w:rsidRPr="00A45688">
              <w:rPr>
                <w:sz w:val="18"/>
                <w:szCs w:val="18"/>
              </w:rPr>
              <w:t>0 (0%)</w:t>
            </w:r>
          </w:p>
        </w:tc>
        <w:tc>
          <w:tcPr>
            <w:tcW w:w="0" w:type="auto"/>
            <w:vAlign w:val="center"/>
          </w:tcPr>
          <w:p w14:paraId="1B56130B" w14:textId="77777777" w:rsidR="00A45688" w:rsidRPr="00A45688" w:rsidRDefault="00A45688" w:rsidP="00C75DB4">
            <w:pPr>
              <w:jc w:val="center"/>
              <w:rPr>
                <w:sz w:val="18"/>
                <w:szCs w:val="18"/>
              </w:rPr>
            </w:pPr>
            <w:r w:rsidRPr="00A45688">
              <w:rPr>
                <w:sz w:val="18"/>
                <w:szCs w:val="18"/>
              </w:rPr>
              <w:t>30 (100%)</w:t>
            </w:r>
          </w:p>
        </w:tc>
        <w:tc>
          <w:tcPr>
            <w:tcW w:w="0" w:type="auto"/>
            <w:vAlign w:val="center"/>
          </w:tcPr>
          <w:p w14:paraId="50254B56" w14:textId="77777777" w:rsidR="00A45688" w:rsidRPr="00A45688" w:rsidRDefault="00A45688" w:rsidP="00C75DB4">
            <w:pPr>
              <w:jc w:val="center"/>
              <w:rPr>
                <w:sz w:val="18"/>
                <w:szCs w:val="18"/>
              </w:rPr>
            </w:pPr>
            <w:r w:rsidRPr="00A45688">
              <w:rPr>
                <w:sz w:val="18"/>
                <w:szCs w:val="18"/>
              </w:rPr>
              <w:t>1 (3%)</w:t>
            </w:r>
          </w:p>
        </w:tc>
        <w:tc>
          <w:tcPr>
            <w:tcW w:w="0" w:type="auto"/>
            <w:vAlign w:val="center"/>
          </w:tcPr>
          <w:p w14:paraId="41C800E0" w14:textId="77777777" w:rsidR="00A45688" w:rsidRPr="00A45688" w:rsidRDefault="00A45688" w:rsidP="00C75DB4">
            <w:pPr>
              <w:jc w:val="center"/>
              <w:rPr>
                <w:sz w:val="18"/>
                <w:szCs w:val="18"/>
              </w:rPr>
            </w:pPr>
            <w:r w:rsidRPr="00A45688">
              <w:rPr>
                <w:sz w:val="18"/>
                <w:szCs w:val="18"/>
              </w:rPr>
              <w:t>2 (7%)</w:t>
            </w:r>
          </w:p>
        </w:tc>
        <w:tc>
          <w:tcPr>
            <w:tcW w:w="0" w:type="auto"/>
            <w:vAlign w:val="center"/>
          </w:tcPr>
          <w:p w14:paraId="30D67B06" w14:textId="77777777" w:rsidR="00A45688" w:rsidRPr="00A45688" w:rsidRDefault="00A45688" w:rsidP="00C75DB4">
            <w:pPr>
              <w:jc w:val="center"/>
              <w:rPr>
                <w:sz w:val="18"/>
                <w:szCs w:val="18"/>
              </w:rPr>
            </w:pPr>
            <w:r w:rsidRPr="00A45688">
              <w:rPr>
                <w:sz w:val="18"/>
                <w:szCs w:val="18"/>
              </w:rPr>
              <w:t>27 (90%)</w:t>
            </w:r>
          </w:p>
        </w:tc>
      </w:tr>
      <w:tr w:rsidR="00A45688" w14:paraId="1F536D46" w14:textId="77777777" w:rsidTr="00C75DB4">
        <w:tc>
          <w:tcPr>
            <w:tcW w:w="948" w:type="pct"/>
          </w:tcPr>
          <w:p w14:paraId="70689CFC" w14:textId="77777777" w:rsidR="00A45688" w:rsidRPr="00A45688" w:rsidRDefault="00A45688" w:rsidP="00A76424">
            <w:pPr>
              <w:rPr>
                <w:sz w:val="18"/>
                <w:szCs w:val="18"/>
              </w:rPr>
            </w:pPr>
            <w:r w:rsidRPr="00A45688">
              <w:rPr>
                <w:sz w:val="18"/>
                <w:szCs w:val="18"/>
              </w:rPr>
              <w:t>Low</w:t>
            </w:r>
          </w:p>
        </w:tc>
        <w:tc>
          <w:tcPr>
            <w:tcW w:w="176" w:type="pct"/>
            <w:vAlign w:val="center"/>
          </w:tcPr>
          <w:p w14:paraId="785B6674" w14:textId="77777777" w:rsidR="00A45688" w:rsidRPr="00A45688" w:rsidRDefault="00A45688" w:rsidP="00C75DB4">
            <w:pPr>
              <w:jc w:val="center"/>
              <w:rPr>
                <w:sz w:val="18"/>
                <w:szCs w:val="18"/>
              </w:rPr>
            </w:pPr>
            <w:r w:rsidRPr="00A45688">
              <w:rPr>
                <w:sz w:val="18"/>
                <w:szCs w:val="18"/>
              </w:rPr>
              <w:t>35</w:t>
            </w:r>
          </w:p>
        </w:tc>
        <w:tc>
          <w:tcPr>
            <w:tcW w:w="0" w:type="auto"/>
            <w:vAlign w:val="center"/>
          </w:tcPr>
          <w:p w14:paraId="65767A88" w14:textId="77777777" w:rsidR="00A45688" w:rsidRPr="00A45688" w:rsidRDefault="00A45688" w:rsidP="00C75DB4">
            <w:pPr>
              <w:jc w:val="center"/>
              <w:rPr>
                <w:sz w:val="18"/>
                <w:szCs w:val="18"/>
              </w:rPr>
            </w:pPr>
            <w:r w:rsidRPr="00A45688">
              <w:rPr>
                <w:sz w:val="18"/>
                <w:szCs w:val="18"/>
              </w:rPr>
              <w:t>34 (97%)</w:t>
            </w:r>
          </w:p>
        </w:tc>
        <w:tc>
          <w:tcPr>
            <w:tcW w:w="0" w:type="auto"/>
            <w:vAlign w:val="center"/>
          </w:tcPr>
          <w:p w14:paraId="0D47A021" w14:textId="77777777" w:rsidR="00A45688" w:rsidRPr="00A45688" w:rsidRDefault="00A45688" w:rsidP="00C75DB4">
            <w:pPr>
              <w:jc w:val="center"/>
              <w:rPr>
                <w:sz w:val="18"/>
                <w:szCs w:val="18"/>
              </w:rPr>
            </w:pPr>
            <w:r w:rsidRPr="00A45688">
              <w:rPr>
                <w:sz w:val="18"/>
                <w:szCs w:val="18"/>
              </w:rPr>
              <w:t>1 (3%)</w:t>
            </w:r>
          </w:p>
        </w:tc>
        <w:tc>
          <w:tcPr>
            <w:tcW w:w="0" w:type="auto"/>
            <w:vAlign w:val="center"/>
          </w:tcPr>
          <w:p w14:paraId="0FD6DAF9" w14:textId="77777777" w:rsidR="00A45688" w:rsidRPr="00A45688" w:rsidRDefault="00A45688" w:rsidP="00C75DB4">
            <w:pPr>
              <w:jc w:val="center"/>
              <w:rPr>
                <w:sz w:val="18"/>
                <w:szCs w:val="18"/>
              </w:rPr>
            </w:pPr>
            <w:r w:rsidRPr="00A45688">
              <w:rPr>
                <w:sz w:val="18"/>
                <w:szCs w:val="18"/>
              </w:rPr>
              <w:t>0 (0%)</w:t>
            </w:r>
          </w:p>
        </w:tc>
        <w:tc>
          <w:tcPr>
            <w:tcW w:w="0" w:type="auto"/>
            <w:vAlign w:val="center"/>
          </w:tcPr>
          <w:p w14:paraId="409B32C9" w14:textId="77777777" w:rsidR="00A45688" w:rsidRPr="00A45688" w:rsidRDefault="00A45688" w:rsidP="00C75DB4">
            <w:pPr>
              <w:jc w:val="center"/>
              <w:rPr>
                <w:sz w:val="18"/>
                <w:szCs w:val="18"/>
              </w:rPr>
            </w:pPr>
            <w:r w:rsidRPr="00A45688">
              <w:rPr>
                <w:sz w:val="18"/>
                <w:szCs w:val="18"/>
              </w:rPr>
              <w:t>24 (69%)</w:t>
            </w:r>
          </w:p>
        </w:tc>
        <w:tc>
          <w:tcPr>
            <w:tcW w:w="0" w:type="auto"/>
            <w:vAlign w:val="center"/>
          </w:tcPr>
          <w:p w14:paraId="1CF828EE" w14:textId="77777777" w:rsidR="00A45688" w:rsidRPr="00A45688" w:rsidRDefault="00A45688" w:rsidP="00C75DB4">
            <w:pPr>
              <w:jc w:val="center"/>
              <w:rPr>
                <w:sz w:val="18"/>
                <w:szCs w:val="18"/>
              </w:rPr>
            </w:pPr>
            <w:r w:rsidRPr="00A45688">
              <w:rPr>
                <w:sz w:val="18"/>
                <w:szCs w:val="18"/>
              </w:rPr>
              <w:t>11 (31%)</w:t>
            </w:r>
          </w:p>
        </w:tc>
        <w:tc>
          <w:tcPr>
            <w:tcW w:w="0" w:type="auto"/>
            <w:vAlign w:val="center"/>
          </w:tcPr>
          <w:p w14:paraId="7746F91E" w14:textId="77777777" w:rsidR="00A45688" w:rsidRPr="00A45688" w:rsidRDefault="00A45688" w:rsidP="00C75DB4">
            <w:pPr>
              <w:jc w:val="center"/>
              <w:rPr>
                <w:sz w:val="18"/>
                <w:szCs w:val="18"/>
              </w:rPr>
            </w:pPr>
            <w:r w:rsidRPr="00A45688">
              <w:rPr>
                <w:sz w:val="18"/>
                <w:szCs w:val="18"/>
              </w:rPr>
              <w:t>24 (69%)</w:t>
            </w:r>
          </w:p>
        </w:tc>
        <w:tc>
          <w:tcPr>
            <w:tcW w:w="0" w:type="auto"/>
            <w:vAlign w:val="center"/>
          </w:tcPr>
          <w:p w14:paraId="78CFD8C0" w14:textId="77777777" w:rsidR="00A45688" w:rsidRPr="00A45688" w:rsidRDefault="00A45688" w:rsidP="00C75DB4">
            <w:pPr>
              <w:jc w:val="center"/>
              <w:rPr>
                <w:sz w:val="18"/>
                <w:szCs w:val="18"/>
              </w:rPr>
            </w:pPr>
            <w:r w:rsidRPr="00A45688">
              <w:rPr>
                <w:sz w:val="18"/>
                <w:szCs w:val="18"/>
              </w:rPr>
              <w:t>2 (6%)</w:t>
            </w:r>
          </w:p>
        </w:tc>
        <w:tc>
          <w:tcPr>
            <w:tcW w:w="0" w:type="auto"/>
            <w:vAlign w:val="center"/>
          </w:tcPr>
          <w:p w14:paraId="58BB2A52" w14:textId="77777777" w:rsidR="00A45688" w:rsidRPr="00A45688" w:rsidRDefault="00A45688" w:rsidP="00C75DB4">
            <w:pPr>
              <w:jc w:val="center"/>
              <w:rPr>
                <w:sz w:val="18"/>
                <w:szCs w:val="18"/>
              </w:rPr>
            </w:pPr>
            <w:r w:rsidRPr="00A45688">
              <w:rPr>
                <w:sz w:val="18"/>
                <w:szCs w:val="18"/>
              </w:rPr>
              <w:t>9 (26%)</w:t>
            </w:r>
          </w:p>
        </w:tc>
      </w:tr>
      <w:tr w:rsidR="00A45688" w14:paraId="43D59343" w14:textId="77777777" w:rsidTr="00C75DB4">
        <w:tc>
          <w:tcPr>
            <w:tcW w:w="948" w:type="pct"/>
          </w:tcPr>
          <w:p w14:paraId="5E93D5F8" w14:textId="77777777" w:rsidR="00A45688" w:rsidRPr="00A45688" w:rsidRDefault="00A45688" w:rsidP="00A76424">
            <w:pPr>
              <w:rPr>
                <w:sz w:val="18"/>
                <w:szCs w:val="18"/>
              </w:rPr>
            </w:pPr>
            <w:r w:rsidRPr="00A45688">
              <w:rPr>
                <w:sz w:val="18"/>
                <w:szCs w:val="18"/>
              </w:rPr>
              <w:t>Total</w:t>
            </w:r>
          </w:p>
        </w:tc>
        <w:tc>
          <w:tcPr>
            <w:tcW w:w="176" w:type="pct"/>
            <w:vAlign w:val="center"/>
          </w:tcPr>
          <w:p w14:paraId="68846621" w14:textId="77777777" w:rsidR="00A45688" w:rsidRPr="00A45688" w:rsidRDefault="00A45688" w:rsidP="00C75DB4">
            <w:pPr>
              <w:jc w:val="center"/>
              <w:rPr>
                <w:sz w:val="18"/>
                <w:szCs w:val="18"/>
              </w:rPr>
            </w:pPr>
            <w:r w:rsidRPr="00A45688">
              <w:rPr>
                <w:sz w:val="18"/>
                <w:szCs w:val="18"/>
              </w:rPr>
              <w:t>65</w:t>
            </w:r>
          </w:p>
        </w:tc>
        <w:tc>
          <w:tcPr>
            <w:tcW w:w="0" w:type="auto"/>
            <w:vAlign w:val="center"/>
          </w:tcPr>
          <w:p w14:paraId="3A4EF46D" w14:textId="77777777" w:rsidR="00A45688" w:rsidRPr="00A45688" w:rsidRDefault="00A45688" w:rsidP="00C75DB4">
            <w:pPr>
              <w:jc w:val="center"/>
              <w:rPr>
                <w:sz w:val="18"/>
                <w:szCs w:val="18"/>
              </w:rPr>
            </w:pPr>
            <w:r w:rsidRPr="00A45688">
              <w:rPr>
                <w:sz w:val="18"/>
                <w:szCs w:val="18"/>
              </w:rPr>
              <w:t>62 (95%)</w:t>
            </w:r>
          </w:p>
        </w:tc>
        <w:tc>
          <w:tcPr>
            <w:tcW w:w="0" w:type="auto"/>
            <w:vAlign w:val="center"/>
          </w:tcPr>
          <w:p w14:paraId="0203DDC8" w14:textId="77777777" w:rsidR="00A45688" w:rsidRPr="00A45688" w:rsidRDefault="00A45688" w:rsidP="00C75DB4">
            <w:pPr>
              <w:jc w:val="center"/>
              <w:rPr>
                <w:sz w:val="18"/>
                <w:szCs w:val="18"/>
              </w:rPr>
            </w:pPr>
            <w:r w:rsidRPr="00A45688">
              <w:rPr>
                <w:sz w:val="18"/>
                <w:szCs w:val="18"/>
              </w:rPr>
              <w:t>3 (5%)</w:t>
            </w:r>
          </w:p>
        </w:tc>
        <w:tc>
          <w:tcPr>
            <w:tcW w:w="0" w:type="auto"/>
            <w:vAlign w:val="center"/>
          </w:tcPr>
          <w:p w14:paraId="695FEF83" w14:textId="77777777" w:rsidR="00A45688" w:rsidRPr="00A45688" w:rsidRDefault="00A45688" w:rsidP="00C75DB4">
            <w:pPr>
              <w:jc w:val="center"/>
              <w:rPr>
                <w:sz w:val="18"/>
                <w:szCs w:val="18"/>
              </w:rPr>
            </w:pPr>
            <w:r w:rsidRPr="00A45688">
              <w:rPr>
                <w:sz w:val="18"/>
                <w:szCs w:val="18"/>
              </w:rPr>
              <w:t>0 (0%)</w:t>
            </w:r>
          </w:p>
        </w:tc>
        <w:tc>
          <w:tcPr>
            <w:tcW w:w="0" w:type="auto"/>
            <w:vAlign w:val="center"/>
          </w:tcPr>
          <w:p w14:paraId="207454BA" w14:textId="77777777" w:rsidR="00A45688" w:rsidRPr="00A45688" w:rsidRDefault="00A45688" w:rsidP="00C75DB4">
            <w:pPr>
              <w:jc w:val="center"/>
              <w:rPr>
                <w:sz w:val="18"/>
                <w:szCs w:val="18"/>
              </w:rPr>
            </w:pPr>
            <w:r w:rsidRPr="00A45688">
              <w:rPr>
                <w:sz w:val="18"/>
                <w:szCs w:val="18"/>
              </w:rPr>
              <w:t>24 (37%)</w:t>
            </w:r>
          </w:p>
        </w:tc>
        <w:tc>
          <w:tcPr>
            <w:tcW w:w="0" w:type="auto"/>
            <w:vAlign w:val="center"/>
          </w:tcPr>
          <w:p w14:paraId="29E32FC6" w14:textId="77777777" w:rsidR="00A45688" w:rsidRPr="00A45688" w:rsidRDefault="00A45688" w:rsidP="00C75DB4">
            <w:pPr>
              <w:jc w:val="center"/>
              <w:rPr>
                <w:sz w:val="18"/>
                <w:szCs w:val="18"/>
              </w:rPr>
            </w:pPr>
            <w:r w:rsidRPr="00A45688">
              <w:rPr>
                <w:sz w:val="18"/>
                <w:szCs w:val="18"/>
              </w:rPr>
              <w:t>41 (63%)</w:t>
            </w:r>
          </w:p>
        </w:tc>
        <w:tc>
          <w:tcPr>
            <w:tcW w:w="0" w:type="auto"/>
            <w:vAlign w:val="center"/>
          </w:tcPr>
          <w:p w14:paraId="0BAC8E5B" w14:textId="77777777" w:rsidR="00A45688" w:rsidRPr="00A45688" w:rsidRDefault="00A45688" w:rsidP="00C75DB4">
            <w:pPr>
              <w:jc w:val="center"/>
              <w:rPr>
                <w:sz w:val="18"/>
                <w:szCs w:val="18"/>
              </w:rPr>
            </w:pPr>
            <w:r w:rsidRPr="00A45688">
              <w:rPr>
                <w:sz w:val="18"/>
                <w:szCs w:val="18"/>
              </w:rPr>
              <w:t>25 (38%)</w:t>
            </w:r>
          </w:p>
        </w:tc>
        <w:tc>
          <w:tcPr>
            <w:tcW w:w="0" w:type="auto"/>
            <w:vAlign w:val="center"/>
          </w:tcPr>
          <w:p w14:paraId="75DE0136" w14:textId="77777777" w:rsidR="00A45688" w:rsidRPr="00A45688" w:rsidRDefault="00A45688" w:rsidP="00C75DB4">
            <w:pPr>
              <w:jc w:val="center"/>
              <w:rPr>
                <w:sz w:val="18"/>
                <w:szCs w:val="18"/>
              </w:rPr>
            </w:pPr>
            <w:r w:rsidRPr="00A45688">
              <w:rPr>
                <w:sz w:val="18"/>
                <w:szCs w:val="18"/>
              </w:rPr>
              <w:t>4 (6%)</w:t>
            </w:r>
          </w:p>
        </w:tc>
        <w:tc>
          <w:tcPr>
            <w:tcW w:w="0" w:type="auto"/>
            <w:vAlign w:val="center"/>
          </w:tcPr>
          <w:p w14:paraId="60E171BF" w14:textId="77777777" w:rsidR="00A45688" w:rsidRPr="00A45688" w:rsidRDefault="00A45688" w:rsidP="00C75DB4">
            <w:pPr>
              <w:jc w:val="center"/>
              <w:rPr>
                <w:sz w:val="18"/>
                <w:szCs w:val="18"/>
              </w:rPr>
            </w:pPr>
            <w:r w:rsidRPr="00A45688">
              <w:rPr>
                <w:sz w:val="18"/>
                <w:szCs w:val="18"/>
              </w:rPr>
              <w:t>36 (55%)</w:t>
            </w:r>
          </w:p>
        </w:tc>
      </w:tr>
    </w:tbl>
    <w:p w14:paraId="77B5BB63" w14:textId="77777777" w:rsidR="00A45688" w:rsidRDefault="00A45688">
      <w:pPr>
        <w:pStyle w:val="Heading3"/>
      </w:pPr>
    </w:p>
    <w:p w14:paraId="490D4519" w14:textId="77777777" w:rsidR="007F04E0" w:rsidRDefault="007F04E0">
      <w:pPr>
        <w:pStyle w:val="Heading3"/>
      </w:pPr>
      <w:r>
        <w:br w:type="page"/>
      </w:r>
    </w:p>
    <w:p w14:paraId="4B116220" w14:textId="29C015B3" w:rsidR="00D87AC4" w:rsidRDefault="00066A18">
      <w:pPr>
        <w:pStyle w:val="Heading3"/>
      </w:pPr>
      <w:r>
        <w:lastRenderedPageBreak/>
        <w:t>Supplemental Table 1. Python Static Type Checker Coverage and Polars Runtime.</w:t>
      </w:r>
    </w:p>
    <w:p w14:paraId="74EE5471" w14:textId="77777777" w:rsidR="00D87AC4" w:rsidRDefault="00000000">
      <w:r>
        <w:t xml:space="preserve">Detection outcomes for </w:t>
      </w:r>
      <w:r w:rsidRPr="007F04E0">
        <w:rPr>
          <w:i/>
          <w:iCs/>
        </w:rPr>
        <w:t xml:space="preserve">pyright (1.1.400) </w:t>
      </w:r>
      <w:r>
        <w:t xml:space="preserve">and mypy (1.16.0) running in strict mode on the same 65 error scenarios, with </w:t>
      </w:r>
      <w:r w:rsidRPr="007F04E0">
        <w:rPr>
          <w:i/>
          <w:iCs/>
        </w:rPr>
        <w:t>pandas-stubs (2.2.3.241126)</w:t>
      </w:r>
      <w:r>
        <w:t xml:space="preserve"> installed. </w:t>
      </w:r>
      <w:r w:rsidRPr="007F04E0">
        <w:rPr>
          <w:i/>
          <w:iCs/>
        </w:rPr>
        <w:t>Polars (1.30.0)</w:t>
      </w:r>
      <w:r>
        <w:t xml:space="preserve"> runtime results are included for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525"/>
        <w:gridCol w:w="1321"/>
        <w:gridCol w:w="1321"/>
        <w:gridCol w:w="1056"/>
        <w:gridCol w:w="1056"/>
        <w:gridCol w:w="1195"/>
        <w:gridCol w:w="1195"/>
        <w:gridCol w:w="1270"/>
      </w:tblGrid>
      <w:tr w:rsidR="0039265E" w14:paraId="637A4E49" w14:textId="77777777" w:rsidTr="0039265E">
        <w:tc>
          <w:tcPr>
            <w:tcW w:w="0" w:type="auto"/>
          </w:tcPr>
          <w:p w14:paraId="762A65B0" w14:textId="77777777" w:rsidR="0039265E" w:rsidRPr="00A45688" w:rsidRDefault="0039265E">
            <w:pPr>
              <w:rPr>
                <w:sz w:val="18"/>
                <w:szCs w:val="18"/>
              </w:rPr>
            </w:pPr>
          </w:p>
        </w:tc>
        <w:tc>
          <w:tcPr>
            <w:tcW w:w="0" w:type="auto"/>
          </w:tcPr>
          <w:p w14:paraId="538C0DB1" w14:textId="77777777" w:rsidR="0039265E" w:rsidRPr="00A45688" w:rsidRDefault="0039265E">
            <w:pPr>
              <w:rPr>
                <w:sz w:val="18"/>
                <w:szCs w:val="18"/>
              </w:rPr>
            </w:pPr>
          </w:p>
        </w:tc>
        <w:tc>
          <w:tcPr>
            <w:tcW w:w="0" w:type="auto"/>
            <w:gridSpan w:val="2"/>
            <w:shd w:val="clear" w:color="auto" w:fill="D9D9D9" w:themeFill="background1" w:themeFillShade="D9"/>
            <w:vAlign w:val="center"/>
          </w:tcPr>
          <w:p w14:paraId="04AD6F0B" w14:textId="688DC018" w:rsidR="0039265E" w:rsidRPr="0039265E" w:rsidRDefault="0039265E" w:rsidP="0039265E">
            <w:pPr>
              <w:jc w:val="center"/>
              <w:rPr>
                <w:b/>
                <w:bCs/>
                <w:sz w:val="18"/>
                <w:szCs w:val="18"/>
              </w:rPr>
            </w:pPr>
            <w:r w:rsidRPr="0039265E">
              <w:rPr>
                <w:b/>
                <w:bCs/>
                <w:sz w:val="18"/>
                <w:szCs w:val="18"/>
              </w:rPr>
              <w:t>Tidy-TS</w:t>
            </w:r>
          </w:p>
        </w:tc>
        <w:tc>
          <w:tcPr>
            <w:tcW w:w="0" w:type="auto"/>
            <w:shd w:val="clear" w:color="auto" w:fill="D9D9D9" w:themeFill="background1" w:themeFillShade="D9"/>
            <w:vAlign w:val="center"/>
          </w:tcPr>
          <w:p w14:paraId="0C89B1DF" w14:textId="77777777" w:rsidR="0039265E" w:rsidRPr="0039265E" w:rsidRDefault="0039265E" w:rsidP="0039265E">
            <w:pPr>
              <w:jc w:val="center"/>
              <w:rPr>
                <w:b/>
                <w:bCs/>
                <w:sz w:val="18"/>
                <w:szCs w:val="18"/>
              </w:rPr>
            </w:pPr>
            <w:r w:rsidRPr="0039265E">
              <w:rPr>
                <w:b/>
                <w:bCs/>
                <w:sz w:val="18"/>
                <w:szCs w:val="18"/>
              </w:rPr>
              <w:t>pyright</w:t>
            </w:r>
          </w:p>
        </w:tc>
        <w:tc>
          <w:tcPr>
            <w:tcW w:w="0" w:type="auto"/>
            <w:shd w:val="clear" w:color="auto" w:fill="D9D9D9" w:themeFill="background1" w:themeFillShade="D9"/>
            <w:vAlign w:val="center"/>
          </w:tcPr>
          <w:p w14:paraId="19796652" w14:textId="77777777" w:rsidR="0039265E" w:rsidRPr="0039265E" w:rsidRDefault="0039265E" w:rsidP="0039265E">
            <w:pPr>
              <w:jc w:val="center"/>
              <w:rPr>
                <w:b/>
                <w:bCs/>
                <w:sz w:val="18"/>
                <w:szCs w:val="18"/>
              </w:rPr>
            </w:pPr>
            <w:r w:rsidRPr="0039265E">
              <w:rPr>
                <w:b/>
                <w:bCs/>
                <w:sz w:val="18"/>
                <w:szCs w:val="18"/>
              </w:rPr>
              <w:t>mypy</w:t>
            </w:r>
          </w:p>
        </w:tc>
        <w:tc>
          <w:tcPr>
            <w:tcW w:w="0" w:type="auto"/>
            <w:shd w:val="clear" w:color="auto" w:fill="D9D9D9" w:themeFill="background1" w:themeFillShade="D9"/>
            <w:vAlign w:val="center"/>
          </w:tcPr>
          <w:p w14:paraId="61571501" w14:textId="77777777" w:rsidR="0039265E" w:rsidRPr="0039265E" w:rsidRDefault="0039265E" w:rsidP="0039265E">
            <w:pPr>
              <w:jc w:val="center"/>
              <w:rPr>
                <w:b/>
                <w:bCs/>
                <w:sz w:val="18"/>
                <w:szCs w:val="18"/>
              </w:rPr>
            </w:pPr>
            <w:r w:rsidRPr="0039265E">
              <w:rPr>
                <w:b/>
                <w:bCs/>
                <w:sz w:val="18"/>
                <w:szCs w:val="18"/>
              </w:rPr>
              <w:t>Polars</w:t>
            </w:r>
          </w:p>
        </w:tc>
        <w:tc>
          <w:tcPr>
            <w:tcW w:w="0" w:type="auto"/>
            <w:shd w:val="clear" w:color="auto" w:fill="D9D9D9" w:themeFill="background1" w:themeFillShade="D9"/>
            <w:vAlign w:val="center"/>
          </w:tcPr>
          <w:p w14:paraId="64CDB090" w14:textId="77777777" w:rsidR="0039265E" w:rsidRPr="0039265E" w:rsidRDefault="0039265E" w:rsidP="0039265E">
            <w:pPr>
              <w:jc w:val="center"/>
              <w:rPr>
                <w:b/>
                <w:bCs/>
                <w:sz w:val="18"/>
                <w:szCs w:val="18"/>
              </w:rPr>
            </w:pPr>
            <w:r w:rsidRPr="0039265E">
              <w:rPr>
                <w:b/>
                <w:bCs/>
                <w:sz w:val="18"/>
                <w:szCs w:val="18"/>
              </w:rPr>
              <w:t>pandas</w:t>
            </w:r>
          </w:p>
        </w:tc>
        <w:tc>
          <w:tcPr>
            <w:tcW w:w="0" w:type="auto"/>
            <w:shd w:val="clear" w:color="auto" w:fill="D9D9D9" w:themeFill="background1" w:themeFillShade="D9"/>
            <w:vAlign w:val="center"/>
          </w:tcPr>
          <w:p w14:paraId="41FB5F0D" w14:textId="77777777" w:rsidR="0039265E" w:rsidRPr="0039265E" w:rsidRDefault="0039265E" w:rsidP="0039265E">
            <w:pPr>
              <w:jc w:val="center"/>
              <w:rPr>
                <w:b/>
                <w:bCs/>
                <w:sz w:val="18"/>
                <w:szCs w:val="18"/>
              </w:rPr>
            </w:pPr>
            <w:r w:rsidRPr="0039265E">
              <w:rPr>
                <w:b/>
                <w:bCs/>
                <w:sz w:val="18"/>
                <w:szCs w:val="18"/>
              </w:rPr>
              <w:t>tidyverse</w:t>
            </w:r>
          </w:p>
        </w:tc>
      </w:tr>
      <w:tr w:rsidR="00D42EDC" w14:paraId="566AB3CB" w14:textId="77777777" w:rsidTr="0039265E">
        <w:tc>
          <w:tcPr>
            <w:tcW w:w="0" w:type="auto"/>
            <w:shd w:val="clear" w:color="auto" w:fill="D9D9D9" w:themeFill="background1" w:themeFillShade="D9"/>
          </w:tcPr>
          <w:p w14:paraId="661A3B2E" w14:textId="77777777" w:rsidR="00D42EDC" w:rsidRPr="0039265E" w:rsidRDefault="00D42EDC">
            <w:pPr>
              <w:rPr>
                <w:b/>
                <w:bCs/>
                <w:sz w:val="18"/>
                <w:szCs w:val="18"/>
              </w:rPr>
            </w:pPr>
            <w:r w:rsidRPr="0039265E">
              <w:rPr>
                <w:b/>
                <w:bCs/>
                <w:sz w:val="18"/>
                <w:szCs w:val="18"/>
              </w:rPr>
              <w:t>Category</w:t>
            </w:r>
          </w:p>
        </w:tc>
        <w:tc>
          <w:tcPr>
            <w:tcW w:w="0" w:type="auto"/>
            <w:shd w:val="clear" w:color="auto" w:fill="D9D9D9" w:themeFill="background1" w:themeFillShade="D9"/>
          </w:tcPr>
          <w:p w14:paraId="175D4CCC" w14:textId="77777777" w:rsidR="00D42EDC" w:rsidRPr="0039265E" w:rsidRDefault="00D42EDC">
            <w:pPr>
              <w:rPr>
                <w:b/>
                <w:bCs/>
                <w:sz w:val="18"/>
                <w:szCs w:val="18"/>
              </w:rPr>
            </w:pPr>
            <w:r w:rsidRPr="0039265E">
              <w:rPr>
                <w:b/>
                <w:bCs/>
                <w:sz w:val="18"/>
                <w:szCs w:val="18"/>
              </w:rPr>
              <w:t>n</w:t>
            </w:r>
          </w:p>
        </w:tc>
        <w:tc>
          <w:tcPr>
            <w:tcW w:w="0" w:type="auto"/>
            <w:shd w:val="clear" w:color="auto" w:fill="D9D9D9" w:themeFill="background1" w:themeFillShade="D9"/>
            <w:vAlign w:val="center"/>
          </w:tcPr>
          <w:p w14:paraId="7157F5F7"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5683E5F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1D1AEBE9"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2CD90AAF"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1D7BA887"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BFD0B6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5AC19E9" w14:textId="77777777" w:rsidR="00D42EDC" w:rsidRPr="00A45688" w:rsidRDefault="00D42EDC" w:rsidP="0039265E">
            <w:pPr>
              <w:jc w:val="center"/>
              <w:rPr>
                <w:sz w:val="18"/>
                <w:szCs w:val="18"/>
              </w:rPr>
            </w:pPr>
            <w:r w:rsidRPr="00A45688">
              <w:rPr>
                <w:sz w:val="18"/>
                <w:szCs w:val="18"/>
              </w:rPr>
              <w:t>runtime</w:t>
            </w:r>
          </w:p>
        </w:tc>
      </w:tr>
      <w:tr w:rsidR="00D42EDC" w14:paraId="7AA3509A" w14:textId="77777777" w:rsidTr="00C75DB4">
        <w:tc>
          <w:tcPr>
            <w:tcW w:w="0" w:type="auto"/>
          </w:tcPr>
          <w:p w14:paraId="56805CC5" w14:textId="77777777" w:rsidR="00D42EDC" w:rsidRPr="00A45688" w:rsidRDefault="00D42EDC">
            <w:pPr>
              <w:rPr>
                <w:sz w:val="18"/>
                <w:szCs w:val="18"/>
              </w:rPr>
            </w:pPr>
            <w:r w:rsidRPr="00A45688">
              <w:rPr>
                <w:sz w:val="18"/>
                <w:szCs w:val="18"/>
              </w:rPr>
              <w:t>Column reference</w:t>
            </w:r>
          </w:p>
        </w:tc>
        <w:tc>
          <w:tcPr>
            <w:tcW w:w="0" w:type="auto"/>
            <w:vAlign w:val="center"/>
          </w:tcPr>
          <w:p w14:paraId="1573CC3C" w14:textId="77777777" w:rsidR="00D42EDC" w:rsidRPr="00A45688" w:rsidRDefault="00D42EDC" w:rsidP="00C75DB4">
            <w:pPr>
              <w:jc w:val="center"/>
              <w:rPr>
                <w:sz w:val="18"/>
                <w:szCs w:val="18"/>
              </w:rPr>
            </w:pPr>
            <w:r w:rsidRPr="00A45688">
              <w:rPr>
                <w:sz w:val="18"/>
                <w:szCs w:val="18"/>
              </w:rPr>
              <w:t>16</w:t>
            </w:r>
          </w:p>
        </w:tc>
        <w:tc>
          <w:tcPr>
            <w:tcW w:w="0" w:type="auto"/>
            <w:vAlign w:val="center"/>
          </w:tcPr>
          <w:p w14:paraId="166EC509"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32899654"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6358E6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49D77A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8048443" w14:textId="77777777" w:rsidR="00D42EDC" w:rsidRPr="00A45688" w:rsidRDefault="00D42EDC" w:rsidP="00C75DB4">
            <w:pPr>
              <w:jc w:val="center"/>
              <w:rPr>
                <w:sz w:val="18"/>
                <w:szCs w:val="18"/>
              </w:rPr>
            </w:pPr>
            <w:r w:rsidRPr="00A45688">
              <w:rPr>
                <w:sz w:val="18"/>
                <w:szCs w:val="18"/>
              </w:rPr>
              <w:t>13 (81%)</w:t>
            </w:r>
          </w:p>
        </w:tc>
        <w:tc>
          <w:tcPr>
            <w:tcW w:w="0" w:type="auto"/>
            <w:vAlign w:val="center"/>
          </w:tcPr>
          <w:p w14:paraId="3052A71A" w14:textId="77777777" w:rsidR="00D42EDC" w:rsidRPr="00A45688" w:rsidRDefault="00D42EDC" w:rsidP="00C75DB4">
            <w:pPr>
              <w:jc w:val="center"/>
              <w:rPr>
                <w:sz w:val="18"/>
                <w:szCs w:val="18"/>
              </w:rPr>
            </w:pPr>
            <w:r w:rsidRPr="00A45688">
              <w:rPr>
                <w:sz w:val="18"/>
                <w:szCs w:val="18"/>
              </w:rPr>
              <w:t>12 (75%)</w:t>
            </w:r>
          </w:p>
        </w:tc>
        <w:tc>
          <w:tcPr>
            <w:tcW w:w="0" w:type="auto"/>
            <w:vAlign w:val="center"/>
          </w:tcPr>
          <w:p w14:paraId="6DE16317" w14:textId="77777777" w:rsidR="00D42EDC" w:rsidRPr="00A45688" w:rsidRDefault="00D42EDC" w:rsidP="00C75DB4">
            <w:pPr>
              <w:jc w:val="center"/>
              <w:rPr>
                <w:sz w:val="18"/>
                <w:szCs w:val="18"/>
              </w:rPr>
            </w:pPr>
            <w:r w:rsidRPr="00A45688">
              <w:rPr>
                <w:sz w:val="18"/>
                <w:szCs w:val="18"/>
              </w:rPr>
              <w:t>12 (75%)</w:t>
            </w:r>
          </w:p>
        </w:tc>
      </w:tr>
      <w:tr w:rsidR="00D42EDC" w14:paraId="4756723E" w14:textId="77777777" w:rsidTr="00C75DB4">
        <w:tc>
          <w:tcPr>
            <w:tcW w:w="0" w:type="auto"/>
          </w:tcPr>
          <w:p w14:paraId="66582FAF" w14:textId="77777777" w:rsidR="00D42EDC" w:rsidRPr="00A45688" w:rsidRDefault="00D42EDC">
            <w:pPr>
              <w:rPr>
                <w:sz w:val="18"/>
                <w:szCs w:val="18"/>
              </w:rPr>
            </w:pPr>
            <w:r w:rsidRPr="00A45688">
              <w:rPr>
                <w:sz w:val="18"/>
                <w:szCs w:val="18"/>
              </w:rPr>
              <w:t>Value type</w:t>
            </w:r>
          </w:p>
        </w:tc>
        <w:tc>
          <w:tcPr>
            <w:tcW w:w="0" w:type="auto"/>
            <w:vAlign w:val="center"/>
          </w:tcPr>
          <w:p w14:paraId="602A43A2" w14:textId="77777777" w:rsidR="00D42EDC" w:rsidRPr="00A45688" w:rsidRDefault="00D42EDC" w:rsidP="00C75DB4">
            <w:pPr>
              <w:jc w:val="center"/>
              <w:rPr>
                <w:sz w:val="18"/>
                <w:szCs w:val="18"/>
              </w:rPr>
            </w:pPr>
            <w:r w:rsidRPr="00A45688">
              <w:rPr>
                <w:sz w:val="18"/>
                <w:szCs w:val="18"/>
              </w:rPr>
              <w:t>14</w:t>
            </w:r>
          </w:p>
        </w:tc>
        <w:tc>
          <w:tcPr>
            <w:tcW w:w="0" w:type="auto"/>
            <w:vAlign w:val="center"/>
          </w:tcPr>
          <w:p w14:paraId="50718FBE" w14:textId="77777777" w:rsidR="00D42EDC" w:rsidRPr="00A45688" w:rsidRDefault="00D42EDC" w:rsidP="00C75DB4">
            <w:pPr>
              <w:jc w:val="center"/>
              <w:rPr>
                <w:sz w:val="18"/>
                <w:szCs w:val="18"/>
              </w:rPr>
            </w:pPr>
            <w:r w:rsidRPr="00A45688">
              <w:rPr>
                <w:sz w:val="18"/>
                <w:szCs w:val="18"/>
              </w:rPr>
              <w:t>13 (93%)</w:t>
            </w:r>
          </w:p>
        </w:tc>
        <w:tc>
          <w:tcPr>
            <w:tcW w:w="0" w:type="auto"/>
            <w:vAlign w:val="center"/>
          </w:tcPr>
          <w:p w14:paraId="2FA44976" w14:textId="77777777" w:rsidR="00D42EDC" w:rsidRPr="00A45688" w:rsidRDefault="00D42EDC" w:rsidP="00C75DB4">
            <w:pPr>
              <w:jc w:val="center"/>
              <w:rPr>
                <w:sz w:val="18"/>
                <w:szCs w:val="18"/>
              </w:rPr>
            </w:pPr>
            <w:r w:rsidRPr="00A45688">
              <w:rPr>
                <w:sz w:val="18"/>
                <w:szCs w:val="18"/>
              </w:rPr>
              <w:t>3 (21%)</w:t>
            </w:r>
          </w:p>
        </w:tc>
        <w:tc>
          <w:tcPr>
            <w:tcW w:w="0" w:type="auto"/>
            <w:vAlign w:val="center"/>
          </w:tcPr>
          <w:p w14:paraId="4CA2FAC0"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237A6B26"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2A6D4AA7" w14:textId="77777777" w:rsidR="00D42EDC" w:rsidRPr="00A45688" w:rsidRDefault="00D42EDC" w:rsidP="00C75DB4">
            <w:pPr>
              <w:jc w:val="center"/>
              <w:rPr>
                <w:sz w:val="18"/>
                <w:szCs w:val="18"/>
              </w:rPr>
            </w:pPr>
            <w:r w:rsidRPr="00A45688">
              <w:rPr>
                <w:sz w:val="18"/>
                <w:szCs w:val="18"/>
              </w:rPr>
              <w:t>7 (50%)</w:t>
            </w:r>
          </w:p>
        </w:tc>
        <w:tc>
          <w:tcPr>
            <w:tcW w:w="0" w:type="auto"/>
            <w:vAlign w:val="center"/>
          </w:tcPr>
          <w:p w14:paraId="3DD5A4D6" w14:textId="77777777" w:rsidR="00D42EDC" w:rsidRPr="00A45688" w:rsidRDefault="00D42EDC" w:rsidP="00C75DB4">
            <w:pPr>
              <w:jc w:val="center"/>
              <w:rPr>
                <w:sz w:val="18"/>
                <w:szCs w:val="18"/>
              </w:rPr>
            </w:pPr>
            <w:r w:rsidRPr="00A45688">
              <w:rPr>
                <w:sz w:val="18"/>
                <w:szCs w:val="18"/>
              </w:rPr>
              <w:t>5 (36%)</w:t>
            </w:r>
          </w:p>
        </w:tc>
        <w:tc>
          <w:tcPr>
            <w:tcW w:w="0" w:type="auto"/>
            <w:vAlign w:val="center"/>
          </w:tcPr>
          <w:p w14:paraId="48217A1C" w14:textId="77777777" w:rsidR="00D42EDC" w:rsidRPr="00A45688" w:rsidRDefault="00D42EDC" w:rsidP="00C75DB4">
            <w:pPr>
              <w:jc w:val="center"/>
              <w:rPr>
                <w:sz w:val="18"/>
                <w:szCs w:val="18"/>
              </w:rPr>
            </w:pPr>
            <w:r w:rsidRPr="00A45688">
              <w:rPr>
                <w:sz w:val="18"/>
                <w:szCs w:val="18"/>
              </w:rPr>
              <w:t>7 (50%)</w:t>
            </w:r>
          </w:p>
        </w:tc>
      </w:tr>
      <w:tr w:rsidR="00D42EDC" w14:paraId="693CA9BA" w14:textId="77777777" w:rsidTr="00C75DB4">
        <w:tc>
          <w:tcPr>
            <w:tcW w:w="0" w:type="auto"/>
          </w:tcPr>
          <w:p w14:paraId="5A6987D8" w14:textId="77777777" w:rsidR="00D42EDC" w:rsidRPr="00A45688" w:rsidRDefault="00D42EDC">
            <w:pPr>
              <w:rPr>
                <w:sz w:val="18"/>
                <w:szCs w:val="18"/>
              </w:rPr>
            </w:pPr>
            <w:r w:rsidRPr="00A45688">
              <w:rPr>
                <w:sz w:val="18"/>
                <w:szCs w:val="18"/>
              </w:rPr>
              <w:t>Missing value</w:t>
            </w:r>
          </w:p>
        </w:tc>
        <w:tc>
          <w:tcPr>
            <w:tcW w:w="0" w:type="auto"/>
            <w:vAlign w:val="center"/>
          </w:tcPr>
          <w:p w14:paraId="1D8D42B6" w14:textId="77777777" w:rsidR="00D42EDC" w:rsidRPr="00A45688" w:rsidRDefault="00D42EDC" w:rsidP="00C75DB4">
            <w:pPr>
              <w:jc w:val="center"/>
              <w:rPr>
                <w:sz w:val="18"/>
                <w:szCs w:val="18"/>
              </w:rPr>
            </w:pPr>
            <w:r w:rsidRPr="00A45688">
              <w:rPr>
                <w:sz w:val="18"/>
                <w:szCs w:val="18"/>
              </w:rPr>
              <w:t>17</w:t>
            </w:r>
          </w:p>
        </w:tc>
        <w:tc>
          <w:tcPr>
            <w:tcW w:w="0" w:type="auto"/>
            <w:vAlign w:val="center"/>
          </w:tcPr>
          <w:p w14:paraId="4F450068" w14:textId="77777777" w:rsidR="00D42EDC" w:rsidRPr="00A45688" w:rsidRDefault="00D42EDC" w:rsidP="00C75DB4">
            <w:pPr>
              <w:jc w:val="center"/>
              <w:rPr>
                <w:sz w:val="18"/>
                <w:szCs w:val="18"/>
              </w:rPr>
            </w:pPr>
            <w:r w:rsidRPr="00A45688">
              <w:rPr>
                <w:sz w:val="18"/>
                <w:szCs w:val="18"/>
              </w:rPr>
              <w:t>17 (100%)</w:t>
            </w:r>
          </w:p>
        </w:tc>
        <w:tc>
          <w:tcPr>
            <w:tcW w:w="0" w:type="auto"/>
            <w:vAlign w:val="center"/>
          </w:tcPr>
          <w:p w14:paraId="252D69C7" w14:textId="77777777" w:rsidR="00D42EDC" w:rsidRPr="00A45688" w:rsidRDefault="00D42EDC" w:rsidP="00C75DB4">
            <w:pPr>
              <w:jc w:val="center"/>
              <w:rPr>
                <w:sz w:val="18"/>
                <w:szCs w:val="18"/>
              </w:rPr>
            </w:pPr>
            <w:r w:rsidRPr="00A45688">
              <w:rPr>
                <w:sz w:val="18"/>
                <w:szCs w:val="18"/>
              </w:rPr>
              <w:t>3 (18%)</w:t>
            </w:r>
          </w:p>
        </w:tc>
        <w:tc>
          <w:tcPr>
            <w:tcW w:w="0" w:type="auto"/>
            <w:vAlign w:val="center"/>
          </w:tcPr>
          <w:p w14:paraId="5A3FC28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B16503E"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21131E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8B3C9B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44EAC81" w14:textId="77777777" w:rsidR="00D42EDC" w:rsidRPr="00A45688" w:rsidRDefault="00D42EDC" w:rsidP="00C75DB4">
            <w:pPr>
              <w:jc w:val="center"/>
              <w:rPr>
                <w:sz w:val="18"/>
                <w:szCs w:val="18"/>
              </w:rPr>
            </w:pPr>
            <w:r w:rsidRPr="00A45688">
              <w:rPr>
                <w:sz w:val="18"/>
                <w:szCs w:val="18"/>
              </w:rPr>
              <w:t>0 (0%)</w:t>
            </w:r>
          </w:p>
        </w:tc>
      </w:tr>
      <w:tr w:rsidR="00D42EDC" w14:paraId="25D2A596" w14:textId="77777777" w:rsidTr="00C75DB4">
        <w:tc>
          <w:tcPr>
            <w:tcW w:w="0" w:type="auto"/>
          </w:tcPr>
          <w:p w14:paraId="57482EBE" w14:textId="77777777" w:rsidR="00D42EDC" w:rsidRPr="00A45688" w:rsidRDefault="00D42EDC">
            <w:pPr>
              <w:rPr>
                <w:sz w:val="18"/>
                <w:szCs w:val="18"/>
              </w:rPr>
            </w:pPr>
            <w:r w:rsidRPr="00A45688">
              <w:rPr>
                <w:sz w:val="18"/>
                <w:szCs w:val="18"/>
              </w:rPr>
              <w:t>Join errors</w:t>
            </w:r>
          </w:p>
        </w:tc>
        <w:tc>
          <w:tcPr>
            <w:tcW w:w="0" w:type="auto"/>
            <w:vAlign w:val="center"/>
          </w:tcPr>
          <w:p w14:paraId="073617A1" w14:textId="77777777" w:rsidR="00D42EDC" w:rsidRPr="00A45688" w:rsidRDefault="00D42EDC" w:rsidP="00C75DB4">
            <w:pPr>
              <w:jc w:val="center"/>
              <w:rPr>
                <w:sz w:val="18"/>
                <w:szCs w:val="18"/>
              </w:rPr>
            </w:pPr>
            <w:r w:rsidRPr="00A45688">
              <w:rPr>
                <w:sz w:val="18"/>
                <w:szCs w:val="18"/>
              </w:rPr>
              <w:t>8</w:t>
            </w:r>
          </w:p>
        </w:tc>
        <w:tc>
          <w:tcPr>
            <w:tcW w:w="0" w:type="auto"/>
            <w:vAlign w:val="center"/>
          </w:tcPr>
          <w:p w14:paraId="41351E7B" w14:textId="77777777" w:rsidR="00D42EDC" w:rsidRPr="00A45688" w:rsidRDefault="00D42EDC" w:rsidP="00C75DB4">
            <w:pPr>
              <w:jc w:val="center"/>
              <w:rPr>
                <w:sz w:val="18"/>
                <w:szCs w:val="18"/>
              </w:rPr>
            </w:pPr>
            <w:r w:rsidRPr="00A45688">
              <w:rPr>
                <w:sz w:val="18"/>
                <w:szCs w:val="18"/>
              </w:rPr>
              <w:t>8 (100%)</w:t>
            </w:r>
          </w:p>
        </w:tc>
        <w:tc>
          <w:tcPr>
            <w:tcW w:w="0" w:type="auto"/>
            <w:vAlign w:val="center"/>
          </w:tcPr>
          <w:p w14:paraId="2DDF27DB" w14:textId="77777777" w:rsidR="00D42EDC" w:rsidRPr="00A45688" w:rsidRDefault="00D42EDC" w:rsidP="00C75DB4">
            <w:pPr>
              <w:jc w:val="center"/>
              <w:rPr>
                <w:sz w:val="18"/>
                <w:szCs w:val="18"/>
              </w:rPr>
            </w:pPr>
            <w:r w:rsidRPr="00A45688">
              <w:rPr>
                <w:sz w:val="18"/>
                <w:szCs w:val="18"/>
              </w:rPr>
              <w:t>6 (75%)</w:t>
            </w:r>
          </w:p>
        </w:tc>
        <w:tc>
          <w:tcPr>
            <w:tcW w:w="0" w:type="auto"/>
            <w:vAlign w:val="center"/>
          </w:tcPr>
          <w:p w14:paraId="6508C7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CE831D1"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2CBF22D" w14:textId="77777777" w:rsidR="00D42EDC" w:rsidRPr="00A45688" w:rsidRDefault="00D42EDC" w:rsidP="00C75DB4">
            <w:pPr>
              <w:jc w:val="center"/>
              <w:rPr>
                <w:sz w:val="18"/>
                <w:szCs w:val="18"/>
              </w:rPr>
            </w:pPr>
            <w:r w:rsidRPr="00A45688">
              <w:rPr>
                <w:sz w:val="18"/>
                <w:szCs w:val="18"/>
              </w:rPr>
              <w:t>3 (38%)</w:t>
            </w:r>
          </w:p>
        </w:tc>
        <w:tc>
          <w:tcPr>
            <w:tcW w:w="0" w:type="auto"/>
            <w:vAlign w:val="center"/>
          </w:tcPr>
          <w:p w14:paraId="35165442" w14:textId="77777777" w:rsidR="00D42EDC" w:rsidRPr="00A45688" w:rsidRDefault="00D42EDC" w:rsidP="00C75DB4">
            <w:pPr>
              <w:jc w:val="center"/>
              <w:rPr>
                <w:sz w:val="18"/>
                <w:szCs w:val="18"/>
              </w:rPr>
            </w:pPr>
            <w:r w:rsidRPr="00A45688">
              <w:rPr>
                <w:sz w:val="18"/>
                <w:szCs w:val="18"/>
              </w:rPr>
              <w:t>5 (63%)</w:t>
            </w:r>
          </w:p>
        </w:tc>
        <w:tc>
          <w:tcPr>
            <w:tcW w:w="0" w:type="auto"/>
            <w:vAlign w:val="center"/>
          </w:tcPr>
          <w:p w14:paraId="34AB2C63" w14:textId="77777777" w:rsidR="00D42EDC" w:rsidRPr="00A45688" w:rsidRDefault="00D42EDC" w:rsidP="00C75DB4">
            <w:pPr>
              <w:jc w:val="center"/>
              <w:rPr>
                <w:sz w:val="18"/>
                <w:szCs w:val="18"/>
              </w:rPr>
            </w:pPr>
            <w:r w:rsidRPr="00A45688">
              <w:rPr>
                <w:sz w:val="18"/>
                <w:szCs w:val="18"/>
              </w:rPr>
              <w:t>5 (63%)</w:t>
            </w:r>
          </w:p>
        </w:tc>
      </w:tr>
      <w:tr w:rsidR="00D42EDC" w14:paraId="67CA70D1" w14:textId="77777777" w:rsidTr="00C75DB4">
        <w:tc>
          <w:tcPr>
            <w:tcW w:w="0" w:type="auto"/>
          </w:tcPr>
          <w:p w14:paraId="1D273A3F" w14:textId="77777777" w:rsidR="00D42EDC" w:rsidRPr="00A45688" w:rsidRDefault="00D42EDC">
            <w:pPr>
              <w:rPr>
                <w:sz w:val="18"/>
                <w:szCs w:val="18"/>
              </w:rPr>
            </w:pPr>
            <w:r w:rsidRPr="00A45688">
              <w:rPr>
                <w:sz w:val="18"/>
                <w:szCs w:val="18"/>
              </w:rPr>
              <w:t>Data loading</w:t>
            </w:r>
          </w:p>
        </w:tc>
        <w:tc>
          <w:tcPr>
            <w:tcW w:w="0" w:type="auto"/>
            <w:vAlign w:val="center"/>
          </w:tcPr>
          <w:p w14:paraId="04F232B2" w14:textId="77777777" w:rsidR="00D42EDC" w:rsidRPr="00A45688" w:rsidRDefault="00D42EDC" w:rsidP="00C75DB4">
            <w:pPr>
              <w:jc w:val="center"/>
              <w:rPr>
                <w:sz w:val="18"/>
                <w:szCs w:val="18"/>
              </w:rPr>
            </w:pPr>
            <w:r w:rsidRPr="00A45688">
              <w:rPr>
                <w:sz w:val="18"/>
                <w:szCs w:val="18"/>
              </w:rPr>
              <w:t>10</w:t>
            </w:r>
          </w:p>
        </w:tc>
        <w:tc>
          <w:tcPr>
            <w:tcW w:w="0" w:type="auto"/>
            <w:vAlign w:val="center"/>
          </w:tcPr>
          <w:p w14:paraId="5A8F85CB" w14:textId="77777777" w:rsidR="00D42EDC" w:rsidRPr="00A45688" w:rsidRDefault="00D42EDC" w:rsidP="00C75DB4">
            <w:pPr>
              <w:jc w:val="center"/>
              <w:rPr>
                <w:sz w:val="18"/>
                <w:szCs w:val="18"/>
              </w:rPr>
            </w:pPr>
            <w:r w:rsidRPr="00A45688">
              <w:rPr>
                <w:sz w:val="18"/>
                <w:szCs w:val="18"/>
              </w:rPr>
              <w:t>8 (80%)</w:t>
            </w:r>
          </w:p>
        </w:tc>
        <w:tc>
          <w:tcPr>
            <w:tcW w:w="0" w:type="auto"/>
            <w:vAlign w:val="center"/>
          </w:tcPr>
          <w:p w14:paraId="4F0CA040" w14:textId="77777777" w:rsidR="00D42EDC" w:rsidRPr="00A45688" w:rsidRDefault="00D42EDC" w:rsidP="00C75DB4">
            <w:pPr>
              <w:jc w:val="center"/>
              <w:rPr>
                <w:sz w:val="18"/>
                <w:szCs w:val="18"/>
              </w:rPr>
            </w:pPr>
            <w:r w:rsidRPr="00A45688">
              <w:rPr>
                <w:sz w:val="18"/>
                <w:szCs w:val="18"/>
              </w:rPr>
              <w:t>7 (70%)</w:t>
            </w:r>
          </w:p>
        </w:tc>
        <w:tc>
          <w:tcPr>
            <w:tcW w:w="0" w:type="auto"/>
            <w:vAlign w:val="center"/>
          </w:tcPr>
          <w:p w14:paraId="326C997B"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B48E28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627C6B1" w14:textId="77777777" w:rsidR="00D42EDC" w:rsidRPr="00A45688" w:rsidRDefault="00D42EDC" w:rsidP="00C75DB4">
            <w:pPr>
              <w:jc w:val="center"/>
              <w:rPr>
                <w:sz w:val="18"/>
                <w:szCs w:val="18"/>
              </w:rPr>
            </w:pPr>
            <w:r w:rsidRPr="00A45688">
              <w:rPr>
                <w:sz w:val="18"/>
                <w:szCs w:val="18"/>
              </w:rPr>
              <w:t>5 (50%)</w:t>
            </w:r>
          </w:p>
        </w:tc>
        <w:tc>
          <w:tcPr>
            <w:tcW w:w="0" w:type="auto"/>
            <w:vAlign w:val="center"/>
          </w:tcPr>
          <w:p w14:paraId="3EFE1FC2" w14:textId="77777777" w:rsidR="00D42EDC" w:rsidRPr="00A45688" w:rsidRDefault="00D42EDC" w:rsidP="00C75DB4">
            <w:pPr>
              <w:jc w:val="center"/>
              <w:rPr>
                <w:sz w:val="18"/>
                <w:szCs w:val="18"/>
              </w:rPr>
            </w:pPr>
            <w:r w:rsidRPr="00A45688">
              <w:rPr>
                <w:sz w:val="18"/>
                <w:szCs w:val="18"/>
              </w:rPr>
              <w:t>2 (20%)</w:t>
            </w:r>
          </w:p>
        </w:tc>
        <w:tc>
          <w:tcPr>
            <w:tcW w:w="0" w:type="auto"/>
            <w:vAlign w:val="center"/>
          </w:tcPr>
          <w:p w14:paraId="36153CCE" w14:textId="77777777" w:rsidR="00D42EDC" w:rsidRPr="00A45688" w:rsidRDefault="00D42EDC" w:rsidP="00C75DB4">
            <w:pPr>
              <w:jc w:val="center"/>
              <w:rPr>
                <w:sz w:val="18"/>
                <w:szCs w:val="18"/>
              </w:rPr>
            </w:pPr>
            <w:r w:rsidRPr="00A45688">
              <w:rPr>
                <w:sz w:val="18"/>
                <w:szCs w:val="18"/>
              </w:rPr>
              <w:t>5 (50%)</w:t>
            </w:r>
          </w:p>
        </w:tc>
      </w:tr>
      <w:tr w:rsidR="00805864" w14:paraId="0834CA3F" w14:textId="77777777" w:rsidTr="00C75DB4">
        <w:tc>
          <w:tcPr>
            <w:tcW w:w="0" w:type="auto"/>
          </w:tcPr>
          <w:p w14:paraId="5C56F4CA" w14:textId="77777777" w:rsidR="00805864" w:rsidRPr="00A45688" w:rsidRDefault="00000000">
            <w:pPr>
              <w:rPr>
                <w:sz w:val="18"/>
                <w:szCs w:val="18"/>
              </w:rPr>
            </w:pPr>
            <w:r w:rsidRPr="00A45688">
              <w:rPr>
                <w:sz w:val="18"/>
                <w:szCs w:val="18"/>
              </w:rPr>
              <w:t>Total</w:t>
            </w:r>
          </w:p>
        </w:tc>
        <w:tc>
          <w:tcPr>
            <w:tcW w:w="0" w:type="auto"/>
            <w:vAlign w:val="center"/>
          </w:tcPr>
          <w:p w14:paraId="0EF9D4AF" w14:textId="77777777" w:rsidR="00805864" w:rsidRPr="00A45688" w:rsidRDefault="00000000" w:rsidP="00C75DB4">
            <w:pPr>
              <w:jc w:val="center"/>
              <w:rPr>
                <w:sz w:val="18"/>
                <w:szCs w:val="18"/>
              </w:rPr>
            </w:pPr>
            <w:r w:rsidRPr="00A45688">
              <w:rPr>
                <w:sz w:val="18"/>
                <w:szCs w:val="18"/>
              </w:rPr>
              <w:t>65</w:t>
            </w:r>
          </w:p>
        </w:tc>
        <w:tc>
          <w:tcPr>
            <w:tcW w:w="0" w:type="auto"/>
            <w:vAlign w:val="center"/>
          </w:tcPr>
          <w:p w14:paraId="2160F540" w14:textId="77777777" w:rsidR="00805864" w:rsidRPr="00A45688" w:rsidRDefault="00000000" w:rsidP="00C75DB4">
            <w:pPr>
              <w:jc w:val="center"/>
              <w:rPr>
                <w:sz w:val="18"/>
                <w:szCs w:val="18"/>
              </w:rPr>
            </w:pPr>
            <w:r w:rsidRPr="00A45688">
              <w:rPr>
                <w:sz w:val="18"/>
                <w:szCs w:val="18"/>
              </w:rPr>
              <w:t>62 (95%)</w:t>
            </w:r>
          </w:p>
        </w:tc>
        <w:tc>
          <w:tcPr>
            <w:tcW w:w="0" w:type="auto"/>
            <w:vAlign w:val="center"/>
          </w:tcPr>
          <w:p w14:paraId="1FAD4A28" w14:textId="77777777" w:rsidR="00805864" w:rsidRPr="00A45688" w:rsidRDefault="00000000" w:rsidP="00C75DB4">
            <w:pPr>
              <w:jc w:val="center"/>
              <w:rPr>
                <w:sz w:val="18"/>
                <w:szCs w:val="18"/>
              </w:rPr>
            </w:pPr>
            <w:r w:rsidRPr="00A45688">
              <w:rPr>
                <w:sz w:val="18"/>
                <w:szCs w:val="18"/>
              </w:rPr>
              <w:t>35 (54%)</w:t>
            </w:r>
          </w:p>
        </w:tc>
        <w:tc>
          <w:tcPr>
            <w:tcW w:w="0" w:type="auto"/>
            <w:vAlign w:val="center"/>
          </w:tcPr>
          <w:p w14:paraId="560292F5" w14:textId="77777777" w:rsidR="00805864" w:rsidRPr="00A45688" w:rsidRDefault="00000000" w:rsidP="00C75DB4">
            <w:pPr>
              <w:jc w:val="center"/>
              <w:rPr>
                <w:sz w:val="18"/>
                <w:szCs w:val="18"/>
              </w:rPr>
            </w:pPr>
            <w:r w:rsidRPr="00A45688">
              <w:rPr>
                <w:sz w:val="18"/>
                <w:szCs w:val="18"/>
              </w:rPr>
              <w:t>0 (0%)</w:t>
            </w:r>
          </w:p>
        </w:tc>
        <w:tc>
          <w:tcPr>
            <w:tcW w:w="0" w:type="auto"/>
            <w:vAlign w:val="center"/>
          </w:tcPr>
          <w:p w14:paraId="3BCCA436" w14:textId="77777777" w:rsidR="00805864" w:rsidRPr="00A45688" w:rsidRDefault="00000000" w:rsidP="00C75DB4">
            <w:pPr>
              <w:jc w:val="center"/>
              <w:rPr>
                <w:sz w:val="18"/>
                <w:szCs w:val="18"/>
              </w:rPr>
            </w:pPr>
            <w:r w:rsidRPr="00A45688">
              <w:rPr>
                <w:sz w:val="18"/>
                <w:szCs w:val="18"/>
              </w:rPr>
              <w:t>0 (0%)</w:t>
            </w:r>
          </w:p>
        </w:tc>
        <w:tc>
          <w:tcPr>
            <w:tcW w:w="0" w:type="auto"/>
            <w:vAlign w:val="center"/>
          </w:tcPr>
          <w:p w14:paraId="34C471FA" w14:textId="77777777" w:rsidR="00805864" w:rsidRPr="00A45688" w:rsidRDefault="00000000" w:rsidP="00C75DB4">
            <w:pPr>
              <w:jc w:val="center"/>
              <w:rPr>
                <w:sz w:val="18"/>
                <w:szCs w:val="18"/>
              </w:rPr>
            </w:pPr>
            <w:r w:rsidRPr="00A45688">
              <w:rPr>
                <w:sz w:val="18"/>
                <w:szCs w:val="18"/>
              </w:rPr>
              <w:t>28 (43%)</w:t>
            </w:r>
          </w:p>
        </w:tc>
        <w:tc>
          <w:tcPr>
            <w:tcW w:w="0" w:type="auto"/>
            <w:vAlign w:val="center"/>
          </w:tcPr>
          <w:p w14:paraId="6F554CCC" w14:textId="77777777" w:rsidR="00805864" w:rsidRPr="00A45688" w:rsidRDefault="00000000" w:rsidP="00C75DB4">
            <w:pPr>
              <w:jc w:val="center"/>
              <w:rPr>
                <w:sz w:val="18"/>
                <w:szCs w:val="18"/>
              </w:rPr>
            </w:pPr>
            <w:r w:rsidRPr="00A45688">
              <w:rPr>
                <w:sz w:val="18"/>
                <w:szCs w:val="18"/>
              </w:rPr>
              <w:t>24 (37%)</w:t>
            </w:r>
          </w:p>
        </w:tc>
        <w:tc>
          <w:tcPr>
            <w:tcW w:w="0" w:type="auto"/>
            <w:vAlign w:val="center"/>
          </w:tcPr>
          <w:p w14:paraId="36702B2A" w14:textId="77777777" w:rsidR="00805864" w:rsidRPr="00A45688" w:rsidRDefault="00000000" w:rsidP="00C75DB4">
            <w:pPr>
              <w:jc w:val="center"/>
              <w:rPr>
                <w:sz w:val="18"/>
                <w:szCs w:val="18"/>
              </w:rPr>
            </w:pPr>
            <w:r w:rsidRPr="00A45688">
              <w:rPr>
                <w:sz w:val="18"/>
                <w:szCs w:val="18"/>
              </w:rPr>
              <w:t>25 (38%)</w:t>
            </w:r>
          </w:p>
        </w:tc>
      </w:tr>
    </w:tbl>
    <w:p w14:paraId="6C3F7A26" w14:textId="7BD69703" w:rsidR="00511B85" w:rsidRDefault="00511B85">
      <w:pPr>
        <w:pStyle w:val="Heading3"/>
      </w:pPr>
      <w:r>
        <w:br w:type="page"/>
      </w:r>
    </w:p>
    <w:p w14:paraId="726C5B41" w14:textId="77777777" w:rsidR="001A08AC" w:rsidRDefault="001A08AC">
      <w:pPr>
        <w:pStyle w:val="Heading3"/>
      </w:pPr>
    </w:p>
    <w:p w14:paraId="6DEE3585" w14:textId="77777777" w:rsidR="005233BB" w:rsidRDefault="00000000">
      <w:pPr>
        <w:pStyle w:val="Heading3"/>
      </w:pPr>
      <w:r>
        <w:t>References</w:t>
      </w:r>
    </w:p>
    <w:p w14:paraId="66880E79" w14:textId="77777777" w:rsidR="005233BB" w:rsidRDefault="00000000">
      <w:pPr>
        <w:pStyle w:val="Compact"/>
        <w:numPr>
          <w:ilvl w:val="0"/>
          <w:numId w:val="3"/>
        </w:numPr>
      </w:pPr>
      <w:r>
        <w:t>Why Are Data Missing in Clinical Data Warehouses? A Simulation Study of How Data Are Processed (And Can Be Lost). Priou S, Lame G, Jankovic M, et al. Studies in Health Technology and Informatics. 2023;302:202-206. doi:10.3233/SHTI230103.</w:t>
      </w:r>
    </w:p>
    <w:p w14:paraId="0CA02C06" w14:textId="77777777" w:rsidR="005233BB" w:rsidRDefault="00000000">
      <w:pPr>
        <w:pStyle w:val="Compact"/>
        <w:numPr>
          <w:ilvl w:val="0"/>
          <w:numId w:val="3"/>
        </w:numPr>
      </w:pPr>
      <w:r>
        <w:t>Unintended Adverse Consequences of a Clinical Decision Support System: Two Cases. Stone EG. Journal of the American Medical Informatics Association : JAMIA. 2018;25(5):564-567. doi:10.1093/jamia/ocx096.</w:t>
      </w:r>
    </w:p>
    <w:p w14:paraId="77C5A384" w14:textId="77777777" w:rsidR="005233BB" w:rsidRDefault="00000000">
      <w:pPr>
        <w:pStyle w:val="Compact"/>
        <w:numPr>
          <w:ilvl w:val="0"/>
          <w:numId w:val="3"/>
        </w:numPr>
      </w:pPr>
      <w:r>
        <w:t>Targeted Data Quality Analysis for a Clinical Decision Support System for SIRS Detection in Critically Ill Pediatric Patients. Tute E, Mast M, Wulff A. Methods of Information in Medicine. 2023;62(S 01):e1-e9. doi:10.1055/s-0042-1760238.</w:t>
      </w:r>
    </w:p>
    <w:p w14:paraId="741EE7C6" w14:textId="77777777" w:rsidR="005233BB" w:rsidRDefault="00000000">
      <w:pPr>
        <w:pStyle w:val="Compact"/>
        <w:numPr>
          <w:ilvl w:val="0"/>
          <w:numId w:val="3"/>
        </w:numPr>
      </w:pPr>
      <w:r>
        <w:t>Beyond Missingness: Systematizing Methods for Comprehensive Data Fitness Assessment in Clinical Research. Razzaghi H, Wieand K, Dickinson KL, et al. Journal of Medical Internet Research. 2026;28:e76398. doi:10.2196/76398.</w:t>
      </w:r>
    </w:p>
    <w:p w14:paraId="60AE9BA0" w14:textId="77777777" w:rsidR="005233BB" w:rsidRDefault="00000000">
      <w:pPr>
        <w:pStyle w:val="Compact"/>
        <w:numPr>
          <w:ilvl w:val="0"/>
          <w:numId w:val="3"/>
        </w:numPr>
      </w:pPr>
      <w:r>
        <w:t>Automated Testing to Improve Data Quality in Clinical Study Databases. Hussein E, Dugas M, Ganzinger M, et al. Studies in Health Technology and Informatics. 2025;329:1718-1719. doi:10.3233/SHTI251180.</w:t>
      </w:r>
    </w:p>
    <w:p w14:paraId="25953D57" w14:textId="77777777" w:rsidR="005233BB" w:rsidRDefault="00000000">
      <w:pPr>
        <w:pStyle w:val="Compact"/>
        <w:numPr>
          <w:ilvl w:val="0"/>
          <w:numId w:val="3"/>
        </w:numPr>
      </w:pPr>
      <w:r>
        <w:t>Implications of Data Extraction and Processing of Electronic Health Records for Epidemiological Research: Observational Study. van Essen MHJ, Twickler R, Weesie YM, et al. Journal of Medical Internet Research. 2025;27:e64628. doi:10.2196/64628.</w:t>
      </w:r>
    </w:p>
    <w:p w14:paraId="695F01E1" w14:textId="77777777" w:rsidR="005233BB" w:rsidRDefault="00000000">
      <w:pPr>
        <w:pStyle w:val="Compact"/>
        <w:numPr>
          <w:ilvl w:val="0"/>
          <w:numId w:val="3"/>
        </w:numPr>
      </w:pPr>
      <w:r>
        <w:t>“Goldmine” or “Big Mess”? An Interview Study on the Challenges of Designing, Operating, and Ensuring the Durability of Clinical Data Warehouses in France and Belgium. Priou S, Kempf E, Jankovic M, Lamé G. Journal of the American Medical Informatics Association : JAMIA. 2024;31(11):2699-2707. doi:10.1093/jamia/ocae244.</w:t>
      </w:r>
    </w:p>
    <w:p w14:paraId="7CD7F551" w14:textId="77777777" w:rsidR="005233BB" w:rsidRDefault="00000000">
      <w:pPr>
        <w:pStyle w:val="Compact"/>
        <w:numPr>
          <w:ilvl w:val="0"/>
          <w:numId w:val="3"/>
        </w:numPr>
      </w:pPr>
      <w:r>
        <w:t>The METRIC-framework for Assessing Data Quality for Trustworthy AI in Medicine: A Systematic Review. Schwabe D, Becker K, Seyferth M, Klaß A, Schaeffter T. NPJ Digital Medicine. 2024;7(1):203. doi:10.1038/s41746-024-01196-4.</w:t>
      </w:r>
    </w:p>
    <w:p w14:paraId="03EB29CD" w14:textId="77777777" w:rsidR="005233BB" w:rsidRDefault="00000000">
      <w:pPr>
        <w:pStyle w:val="Compact"/>
        <w:numPr>
          <w:ilvl w:val="0"/>
          <w:numId w:val="3"/>
        </w:numPr>
      </w:pPr>
      <w:r>
        <w:t>Detecting and Remediating Harmful Data Shifts for the Responsible Deployment of Clinical AI Models. Subasri V, Krishnan A, Kore A, et al. JAMA Network Open. 2025;8(6):e2513685. doi:10.1001/jamanetworkopen.2025.13685.</w:t>
      </w:r>
    </w:p>
    <w:p w14:paraId="6FAF5D3C" w14:textId="77777777" w:rsidR="005233BB" w:rsidRDefault="00000000">
      <w:pPr>
        <w:pStyle w:val="Compact"/>
        <w:numPr>
          <w:ilvl w:val="0"/>
          <w:numId w:val="3"/>
        </w:numPr>
      </w:pPr>
      <w:r>
        <w:t>Opportunities, Pitfalls, and Alternatives in Adapting Electronic Health Records for Health Services Research. Taksler GB, Dalton JE, Perzynski AT, et al. Medical Decision Making : An International Journal of the Society for Medical Decision Making. 2021;41(2):133-142. doi:10.1177/0272989X20954403.</w:t>
      </w:r>
    </w:p>
    <w:p w14:paraId="3598B6BE" w14:textId="77777777" w:rsidR="005233BB" w:rsidRDefault="00000000">
      <w:pPr>
        <w:pStyle w:val="Compact"/>
        <w:numPr>
          <w:ilvl w:val="0"/>
          <w:numId w:val="3"/>
        </w:numPr>
      </w:pPr>
      <w:r>
        <w:t>Validating the Extract, Transform, Load Process Used to Populate a Large Clinical Research Database. Denney MJ, Long DM, Armistead MG, Anderson JL, Conway BN. International Journal of Medical Informatics. 2016;94:271-4. doi:10.1016/j.ijmedinf.2016.07.009.</w:t>
      </w:r>
    </w:p>
    <w:p w14:paraId="3EA758BC" w14:textId="77777777" w:rsidR="005233BB" w:rsidRDefault="00000000">
      <w:pPr>
        <w:pStyle w:val="Compact"/>
        <w:numPr>
          <w:ilvl w:val="0"/>
          <w:numId w:val="3"/>
        </w:numPr>
      </w:pPr>
      <w:r>
        <w:t>Tracking Provenance in Clinical Data Warehouses for Quality Management. Johns M, Baum L, Prasser F. International Journal of Medical Informatics. 2025;193:105690. doi:10.1016/j.ijmedinf.2024.105690.</w:t>
      </w:r>
    </w:p>
    <w:p w14:paraId="3504099A" w14:textId="77777777" w:rsidR="005233BB" w:rsidRDefault="00000000">
      <w:pPr>
        <w:pStyle w:val="Compact"/>
        <w:numPr>
          <w:ilvl w:val="0"/>
          <w:numId w:val="3"/>
        </w:numPr>
      </w:pPr>
      <w:r>
        <w:t>Methods and Dimensions of Electronic Health Record Data Quality Assessment: Enabling Reuse for Clinical Research. Weiskopf NG, Weng C. Journal of the American Medical Informatics Association : JAMIA. 2013;20(1):144-51. doi:10.1136/amiajnl-2011-000681.</w:t>
      </w:r>
    </w:p>
    <w:p w14:paraId="76F12299" w14:textId="77777777" w:rsidR="005233BB" w:rsidRDefault="00000000">
      <w:pPr>
        <w:pStyle w:val="Compact"/>
        <w:numPr>
          <w:ilvl w:val="0"/>
          <w:numId w:val="3"/>
        </w:numPr>
      </w:pPr>
      <w:r>
        <w:t>Challenges for Data Quality in the Clinical Data Life Cycle: Systematic Review. An D, Lim M, Lee S. Journal of Medical Internet Research. 2025;27:e60709. doi:10.2196/60709.</w:t>
      </w:r>
    </w:p>
    <w:p w14:paraId="1BC936A1" w14:textId="77777777" w:rsidR="005233BB" w:rsidRDefault="00000000">
      <w:pPr>
        <w:pStyle w:val="Compact"/>
        <w:numPr>
          <w:ilvl w:val="0"/>
          <w:numId w:val="3"/>
        </w:numPr>
      </w:pPr>
      <w:r>
        <w:t>Analysis of Clinical Decision Support System Malfunctions: A Case Series and Survey. Wright A, Hickman TT, McEvoy D, et al. Journal of the American Medical Informatics Association : JAMIA. 2016;23(6):1068-1076. doi:10.1093/jamia/ocw005.</w:t>
      </w:r>
    </w:p>
    <w:p w14:paraId="1141794F" w14:textId="77777777" w:rsidR="005233BB" w:rsidRDefault="00000000">
      <w:pPr>
        <w:pStyle w:val="Compact"/>
        <w:numPr>
          <w:ilvl w:val="0"/>
          <w:numId w:val="3"/>
        </w:numPr>
      </w:pPr>
      <w:r>
        <w:t>The Impact of Data Quality Defects on Clinical Decision-Making in the Intensive Care Unit. Kramer O, Even A, Matot I, Steinberg Y, Bitan Y. Computer Methods and Programs in Biomedicine. 2021;209:106359. doi:10.1016/j.cmpb.2021.106359.</w:t>
      </w:r>
    </w:p>
    <w:p w14:paraId="17D795BB" w14:textId="77777777" w:rsidR="00D42EDC" w:rsidRDefault="00000000" w:rsidP="00D42EDC">
      <w:pPr>
        <w:pStyle w:val="Compact"/>
        <w:numPr>
          <w:ilvl w:val="0"/>
          <w:numId w:val="3"/>
        </w:numPr>
      </w:pPr>
      <w:r>
        <w:t>Increasing Trust in Real-World Evidence Through Evaluation of Observational Data Quality. Blacketer C, Defalco FJ, Ryan PB, Rijnbeek PR. Journal of the American Medical Informatics Association : JAMIA. 2021;28(10):2251-2257. doi:10.1093/jamia/ocab132.</w:t>
      </w:r>
      <w:bookmarkEnd w:id="20"/>
      <w:bookmarkEnd w:id="24"/>
    </w:p>
    <w:p w14:paraId="4497EC18" w14:textId="77777777" w:rsidR="004E2F6B" w:rsidRDefault="00000000" w:rsidP="00D42EDC">
      <w:pPr>
        <w:pStyle w:val="Compact"/>
        <w:numPr>
          <w:ilvl w:val="0"/>
          <w:numId w:val="3"/>
        </w:numPr>
      </w:pPr>
      <w:r>
        <w:lastRenderedPageBreak/>
        <w:t>A Harmonized Data Quality Assessment Terminology and Framework for the Secondary Use of Electronic Health Record Data. Kahn MG, Callahan TJ, Barnard J, et al. EGEMS (Washington, DC). 2016;4(1):1244. doi:10.13063/2327-9214.1244.</w:t>
      </w:r>
    </w:p>
    <w:sectPr w:rsidR="004E2F6B">
      <w:footnotePr>
        <w:numRestart w:val="eachSect"/>
      </w:footnotePr>
      <w:pgSz w:w="12240" w:h="15840"/>
      <w:pgMar w:top="720" w:right="720" w:bottom="72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J.T. Menchaca" w:date="2026-05-13T12:46:00Z" w:initials="JM">
    <w:p w14:paraId="614B22A3" w14:textId="77777777" w:rsidR="00C75DB4" w:rsidRDefault="00C75DB4" w:rsidP="00C75DB4">
      <w:r>
        <w:rPr>
          <w:rStyle w:val="CommentReference"/>
        </w:rPr>
        <w:annotationRef/>
      </w:r>
      <w:r>
        <w:rPr>
          <w:sz w:val="20"/>
          <w:szCs w:val="20"/>
        </w:rPr>
        <w:t>need to add (%) to cells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B22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8BF73" w16cex:dateUtc="2026-05-13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B22A3" w16cid:durableId="5CA8BF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2"/>
  </w:num>
  <w:num w:numId="5" w16cid:durableId="1424187828">
    <w:abstractNumId w:val="4"/>
  </w:num>
  <w:num w:numId="6" w16cid:durableId="14193984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T. Menchaca">
    <w15:presenceInfo w15:providerId="Windows Live" w15:userId="7cc1e6c3edb39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33BB"/>
    <w:rsid w:val="00010B61"/>
    <w:rsid w:val="00034B6B"/>
    <w:rsid w:val="00062181"/>
    <w:rsid w:val="00066A18"/>
    <w:rsid w:val="00074465"/>
    <w:rsid w:val="00082FE2"/>
    <w:rsid w:val="00090B1A"/>
    <w:rsid w:val="000B6396"/>
    <w:rsid w:val="000E256A"/>
    <w:rsid w:val="00112A9F"/>
    <w:rsid w:val="00132ECD"/>
    <w:rsid w:val="001A08AC"/>
    <w:rsid w:val="001C785A"/>
    <w:rsid w:val="001E73C3"/>
    <w:rsid w:val="0020239F"/>
    <w:rsid w:val="002103FB"/>
    <w:rsid w:val="002237F8"/>
    <w:rsid w:val="002C0FCB"/>
    <w:rsid w:val="002D39B5"/>
    <w:rsid w:val="003233F9"/>
    <w:rsid w:val="00337718"/>
    <w:rsid w:val="0035341B"/>
    <w:rsid w:val="00362DF2"/>
    <w:rsid w:val="0039265E"/>
    <w:rsid w:val="003B53C0"/>
    <w:rsid w:val="003C67B5"/>
    <w:rsid w:val="003E153B"/>
    <w:rsid w:val="00426083"/>
    <w:rsid w:val="00455F9F"/>
    <w:rsid w:val="00496212"/>
    <w:rsid w:val="004E2F6B"/>
    <w:rsid w:val="00511B85"/>
    <w:rsid w:val="005233BB"/>
    <w:rsid w:val="00523FF5"/>
    <w:rsid w:val="005A1A1E"/>
    <w:rsid w:val="00603AAC"/>
    <w:rsid w:val="006274F9"/>
    <w:rsid w:val="00652670"/>
    <w:rsid w:val="0067776C"/>
    <w:rsid w:val="006C657F"/>
    <w:rsid w:val="007107F7"/>
    <w:rsid w:val="00717603"/>
    <w:rsid w:val="00773D2F"/>
    <w:rsid w:val="007970BB"/>
    <w:rsid w:val="007F04E0"/>
    <w:rsid w:val="007F64EA"/>
    <w:rsid w:val="00805864"/>
    <w:rsid w:val="00813742"/>
    <w:rsid w:val="0084798B"/>
    <w:rsid w:val="00916F87"/>
    <w:rsid w:val="009346F1"/>
    <w:rsid w:val="00960EC3"/>
    <w:rsid w:val="009830C2"/>
    <w:rsid w:val="009921C5"/>
    <w:rsid w:val="009D57AE"/>
    <w:rsid w:val="00A22EFC"/>
    <w:rsid w:val="00A45688"/>
    <w:rsid w:val="00A70A8C"/>
    <w:rsid w:val="00A90C54"/>
    <w:rsid w:val="00AD16F2"/>
    <w:rsid w:val="00AD616A"/>
    <w:rsid w:val="00AE0632"/>
    <w:rsid w:val="00B10306"/>
    <w:rsid w:val="00B23373"/>
    <w:rsid w:val="00B23D5A"/>
    <w:rsid w:val="00B75DB0"/>
    <w:rsid w:val="00BD154A"/>
    <w:rsid w:val="00BD380F"/>
    <w:rsid w:val="00C64EB2"/>
    <w:rsid w:val="00C75DB4"/>
    <w:rsid w:val="00D04BA9"/>
    <w:rsid w:val="00D05B3F"/>
    <w:rsid w:val="00D42EDC"/>
    <w:rsid w:val="00D62681"/>
    <w:rsid w:val="00D70117"/>
    <w:rsid w:val="00D87AC4"/>
    <w:rsid w:val="00D960E2"/>
    <w:rsid w:val="00DA4572"/>
    <w:rsid w:val="00DE0C2A"/>
    <w:rsid w:val="00E2384D"/>
    <w:rsid w:val="00E41E26"/>
    <w:rsid w:val="00F46351"/>
    <w:rsid w:val="00F566DD"/>
    <w:rsid w:val="00F71B50"/>
    <w:rsid w:val="00F74A7D"/>
    <w:rsid w:val="00FE28AD"/>
    <w:rsid w:val="00FE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6881"/>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4652</Words>
  <Characters>26519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78</cp:revision>
  <dcterms:created xsi:type="dcterms:W3CDTF">2026-05-13T00:26:00Z</dcterms:created>
  <dcterms:modified xsi:type="dcterms:W3CDTF">2026-05-13T20:12:00Z</dcterms:modified>
</cp:coreProperties>
</file>