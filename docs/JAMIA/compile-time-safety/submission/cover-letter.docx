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6du="http://schemas.microsoft.com/office/word/2023/wordml/word16du">
  <w:body>
    <w:bookmarkStart w:id="15" w:name="cover-letter"/>
    <w:p>
      <w:pPr>
        <w:pStyle w:val="Heading1"/>
      </w:pPr>
      <w:r>
        <w:t xml:space="preserve">Cover Letter</w:t>
      </w:r>
    </w:p>
    <w:bookmarkStart w:id="9" w:name="to-the-editor"/>
    <w:p>
      <w:pPr>
        <w:pStyle w:val="Heading2"/>
      </w:pPr>
      <w:r>
        <w:t xml:space="preserve">To the Editor</w:t>
      </w:r>
    </w:p>
    <w:p>
      <w:pPr>
        <w:pStyle w:val="FirstParagraph"/>
      </w:pPr>
      <w:r>
        <w:t xml:space="preserve">Dear Editor,</w:t>
      </w:r>
    </w:p>
    <w:p>
      <w:pPr>
        <w:pStyle w:val="BodyText"/>
      </w:pPr>
      <w:r>
        <w:t>We submit for your consideration the enclosed manuscript,</w:t>
      </w:r>
      <w:r>
        <w:t xml:space="preserve"> </w:t>
      </w:r>
      <w:r>
        <w:t>“</w:t>
      </w:r>
      <w:r>
        <w:t>Pr</w:t>
      </w:r>
      <w:r>
        <w:t>e</w:t>
      </w:r>
      <w:r>
        <w:t>v</w:t>
      </w:r>
      <w:r>
        <w:t>e</w:t>
      </w:r>
      <w:r>
        <w:t>n</w:t>
      </w:r>
      <w:r>
        <w:t>ting</w:t>
      </w:r>
      <w:r>
        <w:t xml:space="preserve"> Silent Errors in</w:t>
      </w:r>
      <w:r>
        <w:t xml:space="preserve"> Clinical Data </w:t>
      </w:r>
      <w:r>
        <w:t>Analysi</w:t>
      </w:r>
      <w:r>
        <w:t xml:space="preserve">s Before the Code Runs: Design and Evaluation of a </w:t>
      </w:r>
      <w:r>
        <w:t>Nov</w:t>
      </w:r>
      <w:r>
        <w:t>e</w:t>
      </w:r>
      <w:r>
        <w:t>l</w:t>
      </w:r>
      <w:del w:id="23" w:author="J.T. Menchaca" w:date="2026-05-19T00:05:34Z" w16du:dateUtc="2026-05-19T00:05:34Z">
        <w:r>
          <w:rPr/>
          <w:delText>fr</w:delText>
        </w:r>
      </w:del>
      <w:del w:id="24" w:author="J.T. Menchaca" w:date="2026-05-19T00:05:34Z" w16du:dateUtc="2026-05-19T00:05:34Z">
        <w:r>
          <w:rPr/>
          <w:delText>me</w:delText>
        </w:r>
      </w:del>
      <w:r>
        <w:t xml:space="preserve"> Data</w:t>
      </w:r>
      <w:ins w:id="26" w:author="J.T. Menchaca" w:date="2026-05-19T00:05:34Z" w16du:dateUtc="2026-05-19T00:05:34Z">
        <w:r>
          <w:rPr/>
          <w:t xml:space="preserve"> An</w:t>
        </w:r>
      </w:ins>
      <w:r>
        <w:t>a</w:t>
      </w:r>
      <w:ins w:id="27" w:author="J.T. Menchaca" w:date="2026-05-19T00:05:34Z" w16du:dateUtc="2026-05-19T00:05:34Z">
        <w:r>
          <w:rPr/>
          <w:t>lysis</w:t>
        </w:r>
      </w:ins>
      <w:r>
        <w:t xml:space="preserve"> Framework,”</w:t>
      </w:r>
      <w:r>
        <w:t xml:space="preserve"> </w:t>
      </w:r>
      <w:r>
        <w:t>for publication in the Journal of the American Medical Informatics Association as a Research and Applications article.</w:t>
      </w:r>
    </w:p>
    <w:bookmarkEnd w:id="9"/>
    <w:bookmarkStart w:id="10" w:name="summary"/>
    <w:p>
      <w:pPr>
        <w:pStyle w:val="Heading2"/>
      </w:pPr>
      <w:r>
        <w:t xml:space="preserve">Summary</w:t>
      </w:r>
    </w:p>
    <w:p>
      <w:r>
        <w:t xml:space="preserve">Errors in clinical data analysis are a well-documented driver of inaccurate research outputs, and many of the most consequential errors are silent — the code runs to completion but the result is wrong. </w:t>
      </w:r>
      <w:del w:id="25" w:author="J.T. Menchaca" w:date="2026-05-19T00:05:34Z" w16du:dateUtc="2026-05-19T00:05:34Z">
        <w:r>
          <w:rPr/>
          <w:delText>All 30 o</w:delText>
        </w:r>
      </w:del>
      <w:del w:id="26" w:author="J.T. Menchaca" w:date="2026-05-19T00:05:34Z" w16du:dateUtc="2026-05-19T00:05:34Z">
        <w:r>
          <w:rPr/>
          <w:delText>,</w:delText>
        </w:r>
      </w:del>
      <w:del w:id="27" w:author="J.T. Menchaca" w:date="2026-05-19T00:05:34Z" w16du:dateUtc="2026-05-19T00:05:34Z">
        <w:r>
          <w:rPr/>
          <w:delText>7 of 30</w:delText>
        </w:r>
      </w:del>
      <w:r>
        <w:t xml:space="preserve">This paper presents Tidy-TS, a </w:t>
      </w:r>
      <w:r>
        <w:t xml:space="preserve">novel </w:t>
      </w:r>
      <w:r>
        <w:t>TypeScript</w:t>
      </w:r>
      <w:r>
        <w:t xml:space="preserve"> data analysis </w:t>
      </w:r>
      <w:r>
        <w:t xml:space="preserve">framework </w:t>
      </w:r>
      <w:r>
        <w:t xml:space="preserve">that </w:t>
      </w:r>
      <w:r>
        <w:t>us</w:t>
      </w:r>
      <w:r>
        <w:t>es com</w:t>
      </w:r>
      <w:r>
        <w:t>pile-ti</w:t>
      </w:r>
      <w:r>
        <w:t>m</w:t>
      </w:r>
      <w:r>
        <w:t>e</w:t>
      </w:r>
      <w:r>
        <w:t xml:space="preserve"> </w:t>
      </w:r>
      <w:r>
        <w:t>t</w:t>
      </w:r>
      <w:r>
        <w:t>ype</w:t>
      </w:r>
      <w:r>
        <w:t xml:space="preserve"> </w:t>
      </w:r>
      <w:r>
        <w:t>c</w:t>
      </w:r>
      <w:r>
        <w:t>h</w:t>
      </w:r>
      <w:r>
        <w:t>e</w:t>
      </w:r>
      <w:r>
        <w:t>ck</w:t>
      </w:r>
      <w:r>
        <w:t>ing</w:t>
      </w:r>
      <w:r>
        <w:t xml:space="preserve"> to detect this class of</w:t>
      </w:r>
      <w:r>
        <w:t xml:space="preserve"> error</w:t>
      </w:r>
      <w:r>
        <w:t xml:space="preserve"> before the code runs. We evaluated </w:t>
      </w:r>
      <w:r>
        <w:t>Tidy-TS</w:t>
      </w:r>
      <w:r>
        <w:t xml:space="preserve"> with a</w:t>
      </w:r>
      <w:r>
        <w:t xml:space="preserve"> reproducible</w:t>
      </w:r>
      <w:del w:id="49" w:author="J.T. Menchaca" w:date="2026-05-19T16:39:17Z" w16du:dateUtc="2026-05-19T16:39:17Z">
        <w:r>
          <w:rPr/>
          <w:delText xml:space="preserve"> intentional error</w:delText>
        </w:r>
      </w:del>
      <w:del w:id="29" w:author="J.T. Menchaca" w:date="2026-05-19T16:18:30Z" w16du:dateUtc="2026-05-19T16:18:30Z">
        <w:r>
          <w:rPr/>
          <w:delText xml:space="preserve"> detection</w:delText>
        </w:r>
      </w:del>
      <w:del w:id="30" w:author="J.T. Menchaca" w:date="2026-05-19T16:18:30Z" w16du:dateUtc="2026-05-19T16:18:30Z">
        <w:r>
          <w:rPr/>
          <w:delText xml:space="preserve">for errors that produce plausible but </w:delText>
        </w:r>
      </w:del>
      <w:del w:id="31" w:author="J.T. Menchaca" w:date="2026-05-19T16:18:30Z" w16du:dateUtc="2026-05-19T16:18:30Z">
        <w:r>
          <w:rPr/>
          <w:delText xml:space="preserve">correct output. </w:delText>
        </w:r>
      </w:del>
      <w:del w:id="32" w:author="J.T. Menchaca" w:date="2026-05-19T16:18:30Z" w16du:dateUtc="2026-05-19T16:18:30Z">
        <w:r>
          <w:rPr/>
          <w:delText>O</w:delText>
        </w:r>
      </w:del>
      <w:del w:id="33" w:author="J.T. Menchaca" w:date="2026-05-19T16:18:30Z" w16du:dateUtc="2026-05-19T16:18:30Z">
        <w:r>
          <w:rPr/>
          <w:delText>f</w:delText>
        </w:r>
      </w:del>
      <w:del w:id="34" w:author="J.T. Menchaca" w:date="2026-05-19T16:18:30Z" w16du:dateUtc="2026-05-19T16:18:30Z">
        <w:r>
          <w:rPr/>
          <w:delText>29</w:delText>
        </w:r>
      </w:del>
      <w:del w:id="35" w:author="J.T. Menchaca" w:date="2026-05-19T16:18:30Z" w16du:dateUtc="2026-05-19T16:18:30Z">
        <w:r>
          <w:rPr/>
          <w:delText>igh-</w:delText>
        </w:r>
      </w:del>
      <w:del w:id="36" w:author="J.T. Menchaca" w:date="2026-05-19T16:18:30Z" w16du:dateUtc="2026-05-19T16:18:30Z">
        <w:r>
          <w:rPr/>
          <w:delText>se</w:delText>
        </w:r>
      </w:del>
      <w:del w:id="37" w:author="J.T. Menchaca" w:date="2026-05-19T16:18:30Z" w16du:dateUtc="2026-05-19T16:18:30Z">
        <w:r>
          <w:rPr/>
          <w:delText>v</w:delText>
        </w:r>
      </w:del>
      <w:del w:id="38" w:author="J.T. Menchaca" w:date="2026-05-19T16:18:30Z" w16du:dateUtc="2026-05-19T16:18:30Z">
        <w:r>
          <w:rPr/>
          <w:delText>ity</w:delText>
        </w:r>
      </w:del>
      <w:del w:id="39" w:author="J.T. Menchaca" w:date="2026-05-19T16:18:30Z" w16du:dateUtc="2026-05-19T16:18:30Z">
        <w:r>
          <w:rPr/>
          <w:delText xml:space="preserve"> in this group, 28</w:delText>
        </w:r>
      </w:del>
      <w:del w:id="40" w:author="J.T. Menchaca" w:date="2026-05-19T16:18:30Z" w16du:dateUtc="2026-05-19T16:18:30Z">
        <w:r>
          <w:rPr/>
          <w:delText>2</w:delText>
        </w:r>
      </w:del>
      <w:del w:id="41" w:author="J.T. Menchaca" w:date="2026-05-19T16:18:30Z" w16du:dateUtc="2026-05-19T16:18:30Z">
        <w:r>
          <w:rPr/>
          <w:delText>4</w:delText>
        </w:r>
      </w:del>
      <w:del w:id="42" w:author="J.T. Menchaca" w:date="2026-05-19T16:18:30Z" w16du:dateUtc="2026-05-19T16:18:30Z">
        <w:r>
          <w:rPr/>
          <w:delText xml:space="preserve"> from published Stack Overflow and GitHub data analytics code, labeled with Type Mismatch as the root cause</w:delText>
        </w:r>
      </w:del>
      <w:del w:id="43" w:author="J.T. Menchaca" w:date="2026-05-19T16:18:30Z" w16du:dateUtc="2026-05-19T16:18:30Z">
        <w:r>
          <w:rPr/>
          <w:delText>;</w:delText>
        </w:r>
      </w:del>
      <w:del w:id="44" w:author="J.T. Menchaca" w:date="2026-05-19T16:18:30Z" w16du:dateUtc="2026-05-19T16:18:30Z">
        <w:r>
          <w:rPr/>
          <w:delText>of</w:delText>
        </w:r>
      </w:del>
      <w:del w:id="45" w:author="J.T. Menchaca" w:date="2026-05-19T16:18:30Z" w16du:dateUtc="2026-05-19T16:18:30Z">
        <w:r>
          <w:rPr/>
          <w:delText>he</w:delText>
        </w:r>
      </w:del>
      <w:del w:id="46" w:author="J.T. Menchaca" w:date="2026-05-19T16:18:30Z" w16du:dateUtc="2026-05-19T16:18:30Z">
        <w:r>
          <w:rPr/>
          <w:delText>, all 79 were caught by the Tidy-TS compiler</w:delText>
        </w:r>
      </w:del>
      <w:del w:id="47" w:author="J.T. Menchaca" w:date="2026-05-19T16:18:30Z" w16du:dateUtc="2026-05-19T16:18:30Z">
        <w:r>
          <w:rPr/>
          <w:delText>s, and all equivalent implementation</w:delText>
        </w:r>
      </w:del>
      <w:r>
        <w:t xml:space="preserve"> comparison suite of 65</w:t>
      </w:r>
      <w:r>
        <w:t xml:space="preserve"> clinical data error</w:t>
      </w:r>
      <w:r>
        <w:t xml:space="preserve"> scenarios, with equivalent implementations in Python (pandas) and R (tidyverse). Tidy-TS caught 62 of 65 errors at compile time and </w:t>
      </w:r>
      <w:r>
        <w:t xml:space="preserve">halted </w:t>
      </w:r>
      <w:r>
        <w:t xml:space="preserve">the remaining 3 through </w:t>
      </w:r>
      <w:r>
        <w:t xml:space="preserve">data </w:t>
      </w:r>
      <w:r>
        <w:t>validation</w:t>
      </w:r>
      <w:ins w:id="28" w:author="J.T. Menchaca" w:date="2026-05-19T00:05:34Z" w16du:dateUtc="2026-05-19T00:05:34Z">
        <w:r>
          <w:rPr/>
          <w:t xml:space="preserve"> </w:t>
        </w:r>
      </w:ins>
      <w:ins w:id="28" w:author="J.T. Menchaca" w:date="2026-05-19T00:05:34Z" w16du:dateUtc="2026-05-19T00:05:34Z">
        <w:r>
          <w:rPr/>
          <w:t>a</w:t>
        </w:r>
      </w:ins>
      <w:ins w:id="28" w:author="J.T. Menchaca" w:date="2026-05-19T00:05:34Z" w16du:dateUtc="2026-05-19T00:05:34Z">
        <w:r>
          <w:rPr/>
          <w:t>t load</w:t>
        </w:r>
      </w:ins>
      <w:r>
        <w:rPr/>
        <w:t xml:space="preserve"> tim</w:t>
      </w:r>
      <w:ins w:id="28" w:author="J.T. Menchaca" w:date="2026-05-19T00:05:34Z" w16du:dateUtc="2026-05-19T00:05:34Z">
        <w:r>
          <w:rPr/>
          <w:t>e</w:t>
        </w:r>
      </w:ins>
      <w:r>
        <w:t xml:space="preserve">. </w:t>
      </w:r>
      <w:ins w:id="34" w:author="J.T. Menchaca" w:date="2026-05-19T16:18:30Z" w16du:dateUtc="2026-05-19T16:18:30Z">
        <w:r>
          <w:rPr/>
          <w:t xml:space="preserve">Pandas continued silently on 39 of 65 scenarios and tidyverse on 32. </w:t>
        </w:r>
      </w:ins>
      <w:r>
        <w:t>The</w:t>
      </w:r>
      <w:r>
        <w:t xml:space="preserve"> gap was largest </w:t>
      </w:r>
      <w:r>
        <w:t>in</w:t>
      </w:r>
      <w:r>
        <w:t xml:space="preserve"> the</w:t>
      </w:r>
      <w:ins w:id="30" w:author="J.T. Menchaca" w:date="2026-05-19T00:05:34Z" w16du:dateUtc="2026-05-19T00:05:34Z">
        <w:r>
          <w:rPr/>
          <w:t xml:space="preserve"> </w:t>
        </w:r>
      </w:ins>
      <w:ins w:id="35" w:author="J.T. Menchaca" w:date="2026-05-19T16:18:30Z" w16du:dateUtc="2026-05-19T16:18:30Z">
        <w:r>
          <w:rPr/>
          <w:t>missing</w:t>
        </w:r>
      </w:ins>
      <w:ins w:id="30" w:author="J.T. Menchaca" w:date="2026-05-19T00:05:34Z" w16du:dateUtc="2026-05-19T00:05:34Z">
        <w:r>
          <w:rPr/>
          <w:t xml:space="preserve"> </w:t>
        </w:r>
      </w:ins>
      <w:ins w:id="36" w:author="J.T. Menchaca" w:date="2026-05-19T16:18:30Z" w16du:dateUtc="2026-05-19T16:18:30Z">
        <w:r>
          <w:rPr/>
          <w:t>value category, w</w:t>
        </w:r>
      </w:ins>
      <w:ins w:id="30" w:author="J.T. Menchaca" w:date="2026-05-19T00:05:34Z" w16du:dateUtc="2026-05-19T00:05:34Z">
        <w:r>
          <w:rPr/>
          <w:t>h</w:t>
        </w:r>
      </w:ins>
      <w:ins w:id="31" w:author="J.T. Menchaca" w:date="2026-05-19T00:05:34Z" w16du:dateUtc="2026-05-19T00:05:34Z">
        <w:r>
          <w:rPr/>
          <w:t>er</w:t>
        </w:r>
      </w:ins>
      <w:ins w:id="37" w:author="J.T. Menchaca" w:date="2026-05-19T16:18:30Z" w16du:dateUtc="2026-05-19T16:18:30Z">
        <w:r>
          <w:rPr/>
          <w:t xml:space="preserve">e </w:t>
        </w:r>
      </w:ins>
      <w:r>
        <w:rPr/>
        <w:t xml:space="preserve">pandas allowed </w:t>
      </w:r>
      <w:ins w:id="37" w:author="J.T. Menchaca" w:date="2026-05-19T16:18:30Z" w16du:dateUtc="2026-05-19T16:18:30Z">
        <w:r>
          <w:rPr/>
          <w:t>all 17</w:t>
        </w:r>
      </w:ins>
      <w:ins w:id="31" w:author="J.T. Menchaca" w:date="2026-05-19T00:05:34Z" w16du:dateUtc="2026-05-19T00:05:34Z">
        <w:r>
          <w:rPr/>
          <w:t xml:space="preserve"> scenarios</w:t>
        </w:r>
      </w:ins>
      <w:r>
        <w:t xml:space="preserve"> </w:t>
      </w:r>
      <w:r>
        <w:t xml:space="preserve">to </w:t>
      </w:r>
      <w:r>
        <w:t>continue</w:t>
      </w:r>
      <w:r>
        <w:t xml:space="preserve"> silently </w:t>
      </w:r>
      <w:r>
        <w:t>and</w:t>
      </w:r>
      <w:r>
        <w:t xml:space="preserve"> tidyver</w:t>
      </w:r>
      <w:r>
        <w:t>s</w:t>
      </w:r>
      <w:r>
        <w:t>e</w:t>
      </w:r>
      <w:r>
        <w:t xml:space="preserve"> a</w:t>
      </w:r>
      <w:r>
        <w:t>llowe</w:t>
      </w:r>
      <w:r>
        <w:t xml:space="preserve">d </w:t>
      </w:r>
      <w:ins w:id="38" w:author="J.T. Menchaca" w:date="2026-05-19T16:18:30Z" w16du:dateUtc="2026-05-19T16:18:30Z">
        <w:r>
          <w:rPr/>
          <w:t>15 of 17</w:t>
        </w:r>
      </w:ins>
      <w:r>
        <w:t>. No</w:t>
      </w:r>
      <w:r>
        <w:t xml:space="preserve"> sce</w:t>
      </w:r>
      <w:r>
        <w:t>n</w:t>
      </w:r>
      <w:r>
        <w:t>ario</w:t>
      </w:r>
      <w:r>
        <w:t xml:space="preserve"> continued silently in Tidy-TS. </w:t>
      </w:r>
      <w:r>
        <w:rPr/>
        <w:t xml:space="preserve">For </w:t>
      </w:r>
      <w:ins w:id="33" w:author="J.T. Menchaca" w:date="2026-05-19T00:09:06Z" w16du:dateUtc="2026-05-19T00:09:06Z">
        <w:r>
          <w:rPr/>
          <w:t>e</w:t>
        </w:r>
      </w:ins>
      <w:r>
        <w:rPr/>
        <w:t>xtern</w:t>
      </w:r>
      <w:ins w:id="33" w:author="J.T. Menchaca" w:date="2026-05-19T00:09:06Z" w16du:dateUtc="2026-05-19T00:09:06Z">
        <w:r>
          <w:rPr/>
          <w:t>al</w:t>
        </w:r>
      </w:ins>
      <w:r>
        <w:rPr/>
        <w:t xml:space="preserve"> validati</w:t>
      </w:r>
      <w:ins w:id="33" w:author="J.T. Menchaca" w:date="2026-05-19T00:09:06Z" w16du:dateUtc="2026-05-19T00:09:06Z">
        <w:r>
          <w:rPr/>
          <w:t>o</w:t>
        </w:r>
      </w:ins>
      <w:r>
        <w:rPr/>
        <w:t>n, we</w:t>
      </w:r>
      <w:ins w:id="33" w:author="J.T. Menchaca" w:date="2026-05-19T00:09:06Z" w16du:dateUtc="2026-05-19T00:09:06Z">
        <w:r>
          <w:rPr/>
          <w:t xml:space="preserve"> evaluated Tidy-TS against an independent </w:t>
        </w:r>
      </w:ins>
      <w:r>
        <w:rPr/>
        <w:t xml:space="preserve">published </w:t>
      </w:r>
      <w:ins w:id="33" w:author="J.T. Menchaca" w:date="2026-05-19T00:09:06Z" w16du:dateUtc="2026-05-19T00:09:06Z">
        <w:r>
          <w:rPr/>
          <w:t xml:space="preserve">collection of </w:t>
        </w:r>
      </w:ins>
      <w:ins w:id="33" w:author="J.T. Menchaca" w:date="2026-05-19T00:09:06Z" w16du:dateUtc="2026-05-19T00:09:06Z">
        <w:r>
          <w:rPr/>
          <w:t>Python and R</w:t>
        </w:r>
      </w:ins>
      <w:r>
        <w:rPr/>
        <w:t xml:space="preserve"> data analytics</w:t>
      </w:r>
      <w:ins w:id="33" w:author="J.T. Menchaca" w:date="2026-05-19T00:09:06Z" w16du:dateUtc="2026-05-19T00:09:06Z">
        <w:r>
          <w:rPr/>
          <w:t xml:space="preserve"> bugs</w:t>
        </w:r>
      </w:ins>
      <w:ins w:id="33" w:author="J.T. Menchaca" w:date="2026-05-19T00:09:06Z" w16du:dateUtc="2026-05-19T00:09:06Z">
        <w:r>
          <w:rPr/>
          <w:t xml:space="preserve"> (Ahmed et al., 2023)</w:t>
        </w:r>
      </w:ins>
      <w:ins w:id="40" w:author="J.T. Menchaca" w:date="2026-05-19T16:18:30Z" w16du:dateUtc="2026-05-19T16:18:30Z">
        <w:r>
          <w:rPr/>
          <w:t>.</w:t>
        </w:r>
      </w:ins>
      <w:ins w:id="33" w:author="J.T. Menchaca" w:date="2026-05-19T00:09:06Z" w16du:dateUtc="2026-05-19T00:09:06Z">
        <w:r>
          <w:rPr/>
          <w:t xml:space="preserve"> </w:t>
        </w:r>
      </w:ins>
      <w:r>
        <w:rPr/>
        <w:t>A</w:t>
      </w:r>
      <w:ins w:id="43" w:author="J.T. Menchaca" w:date="2026-05-19T16:18:30Z" w16du:dateUtc="2026-05-19T16:18:30Z">
        <w:r>
          <w:rPr/>
          <w:t>ll</w:t>
        </w:r>
      </w:ins>
      <w:ins w:id="33" w:author="J.T. Menchaca" w:date="2026-05-19T00:09:06Z" w16du:dateUtc="2026-05-19T00:09:06Z">
        <w:r>
          <w:rPr/>
          <w:t xml:space="preserve"> 79 bugs that met our inclusion rules</w:t>
        </w:r>
      </w:ins>
      <w:ins w:id="33" w:author="J.T. Menchaca" w:date="2026-05-19T00:09:06Z" w16du:dateUtc="2026-05-19T00:09:06Z">
        <w:r>
          <w:rPr/>
          <w:t xml:space="preserve"> </w:t>
        </w:r>
      </w:ins>
      <w:r>
        <w:rPr/>
        <w:t xml:space="preserve">were caught by Tidy-TS </w:t>
      </w:r>
      <w:ins w:id="33" w:author="J.T. Menchaca" w:date="2026-05-19T00:09:06Z" w16du:dateUtc="2026-05-19T00:09:06Z">
        <w:r>
          <w:rPr/>
          <w:t>before the code ran</w:t>
        </w:r>
      </w:ins>
      <w:r>
        <w:rPr/>
        <w:t>, and 62 of those 79 still reproduce the original silent failure in current versions of the underlying Python and R libraries</w:t>
      </w:r>
      <w:ins w:id="33" w:author="J.T. Menchaca" w:date="2026-05-19T00:09:06Z" w16du:dateUtc="2026-05-19T00:09:06Z">
        <w:r>
          <w:rPr/>
          <w:t xml:space="preserve">. </w:t>
        </w:r>
      </w:ins>
      <w:r>
        <w:t>The framework,</w:t>
      </w:r>
      <w:r>
        <w:t xml:space="preserve"> the full</w:t>
      </w:r>
      <w:r>
        <w:t xml:space="preserve"> comparison suite, </w:t>
      </w:r>
      <w:r>
        <w:rPr/>
        <w:t xml:space="preserve">the external bug collection, </w:t>
      </w:r>
      <w:ins w:id="44" w:author="J.T. Menchaca" w:date="2026-05-19T16:18:30Z" w16du:dateUtc="2026-05-19T16:18:30Z">
        <w:r>
          <w:rPr/>
          <w:t>and</w:t>
        </w:r>
      </w:ins>
      <w:r>
        <w:rPr/>
        <w:t xml:space="preserve"> the</w:t>
      </w:r>
      <w:ins w:id="44" w:author="J.T. Menchaca" w:date="2026-05-19T16:18:30Z" w16du:dateUtc="2026-05-19T16:18:30Z">
        <w:r>
          <w:rPr/>
          <w:t xml:space="preserve"> </w:t>
        </w:r>
      </w:ins>
      <w:r>
        <w:t>sample dataset</w:t>
      </w:r>
      <w:r>
        <w:t>s are publicly available at https://github.com/jtmenchaca/tidy-ts</w:t>
      </w:r>
      <w:r>
        <w:t xml:space="preserve"> (release 2</w:t>
      </w:r>
      <w:r>
        <w:t>.</w:t>
      </w:r>
      <w:r>
        <w:t>0.0).</w:t>
      </w:r>
    </w:p>
    <w:bookmarkEnd w:id="10"/>
    <w:bookmarkStart w:id="11" w:name="related-papers"/>
    <w:p>
      <w:pPr>
        <w:pStyle w:val="Heading2"/>
      </w:pPr>
      <w:r>
        <w:t xml:space="preserve">Related Papers</w:t>
      </w:r>
    </w:p>
    <w:p>
      <w:pPr>
        <w:pStyle w:val="Compact"/>
        <w:numPr>
          <w:ilvl w:val="0"/>
          <w:numId w:val="1001"/>
        </w:numPr>
      </w:pPr>
      <w:r>
        <w:t xml:space="preserve">None.</w:t>
      </w:r>
    </w:p>
    <w:bookmarkEnd w:id="11"/>
    <w:bookmarkStart w:id="12" w:name="previous-reviews"/>
    <w:p>
      <w:pPr>
        <w:pStyle w:val="Heading2"/>
      </w:pPr>
      <w:r>
        <w:t xml:space="preserve">Previous Reviews</w:t>
      </w:r>
    </w:p>
    <w:p>
      <w:pPr>
        <w:pStyle w:val="Compact"/>
        <w:numPr>
          <w:ilvl w:val="0"/>
          <w:numId w:val="1002"/>
        </w:numPr>
      </w:pPr>
      <w:r>
        <w:t xml:space="preserve">None.</w:t>
      </w:r>
    </w:p>
    <w:bookmarkEnd w:id="12"/>
    <w:bookmarkStart w:id="13" w:name="ai-disclosure"/>
    <w:p>
      <w:pPr>
        <w:pStyle w:val="Heading2"/>
      </w:pPr>
      <w:r>
        <w:t xml:space="preserve">AI Disclosure</w:t>
      </w:r>
    </w:p>
    <w:p>
      <w:ins w:id="25" w:author="J.T. Menchaca" w:date="2026-05-13T17:32:06Z" w16du:dateUtc="2026-05-13T17:32:06Z">
        <w:r>
          <w:t>AI-assisted tools (Anthropic Claude, OpenAI ChatGPT) were used throughout the project for code development, data processing, and manuscript drafting. All scientific content, study design, analysis decisions, and interpretations were made by the authors, who take full responsibility for the work.</w:t>
        </w:r>
      </w:ins>
    </w:p>
    <w:bookmarkEnd w:id="13"/>
    <w:bookmarkStart w:id="14" w:name="corresponding-author"/>
    <w:p>
      <w:pPr>
        <w:pStyle w:val="Heading2"/>
      </w:pPr>
      <w:r>
        <w:t xml:space="preserve">Corresponding Author</w:t>
      </w:r>
    </w:p>
    <w:p>
      <w:pPr>
        <w:pStyle w:val="Compact"/>
        <w:numPr>
          <w:ilvl w:val="0"/>
          <w:numId w:val="1003"/>
        </w:numPr>
      </w:pPr>
      <w:r>
        <w:t>Name:</w:t>
      </w:r>
      <w:ins w:id="16" w:author="J.T. Menchaca" w:date="2026-05-13T17:24:49Z" w16du:dateUtc="2026-05-13T17:24:49Z">
        <w:r>
          <w:rPr/>
          <w:t xml:space="preserve"> John Thomas Menchaca, MD</w:t>
        </w:r>
      </w:ins>
    </w:p>
    <w:p>
      <w:pPr>
        <w:pStyle w:val="Compact"/>
        <w:numPr>
          <w:ilvl w:val="0"/>
          <w:numId w:val="1003"/>
        </w:numPr>
      </w:pPr>
      <w:r>
        <w:t>Email:</w:t>
      </w:r>
      <w:ins w:id="17" w:author="J.T. Menchaca" w:date="2026-05-13T17:24:49Z" w16du:dateUtc="2026-05-13T17:24:49Z">
        <w:r>
          <w:rPr/>
          <w:t xml:space="preserve"> j</w:t>
        </w:r>
      </w:ins>
      <w:ins w:id="19" w:author="J.T. Menchaca" w:date="2026-05-13T17:28:28Z" w16du:dateUtc="2026-05-13T17:28:28Z">
        <w:r>
          <w:rPr/>
          <w:t>ohn.</w:t>
        </w:r>
      </w:ins>
      <w:ins w:id="17" w:author="J.T. Menchaca" w:date="2026-05-13T17:24:49Z" w16du:dateUtc="2026-05-13T17:24:49Z">
        <w:r>
          <w:rPr/>
          <w:t>t</w:t>
        </w:r>
      </w:ins>
      <w:ins w:id="20" w:author="J.T. Menchaca" w:date="2026-05-13T17:28:28Z" w16du:dateUtc="2026-05-13T17:28:28Z">
        <w:r>
          <w:rPr/>
          <w:t>homas</w:t>
        </w:r>
      </w:ins>
      <w:ins w:id="17" w:author="J.T. Menchaca" w:date="2026-05-13T17:24:49Z" w16du:dateUtc="2026-05-13T17:24:49Z">
        <w:r>
          <w:rPr/>
          <w:t>.menchaca@</w:t>
        </w:r>
      </w:ins>
      <w:del w:id="17" w:author="J.T. Menchaca" w:date="2026-05-13T17:28:28Z" w16du:dateUtc="2026-05-13T17:28:28Z">
        <w:r>
          <w:rPr/>
          <w:delText>gm</w:delText>
        </w:r>
      </w:del>
      <w:ins w:id="21" w:author="J.T. Menchaca" w:date="2026-05-13T17:28:28Z" w16du:dateUtc="2026-05-13T17:28:28Z">
        <w:r>
          <w:rPr/>
          <w:t>ut</w:t>
        </w:r>
      </w:ins>
      <w:ins w:id="17" w:author="J.T. Menchaca" w:date="2026-05-13T17:24:49Z" w16du:dateUtc="2026-05-13T17:24:49Z">
        <w:r>
          <w:rPr/>
          <w:t>a</w:t>
        </w:r>
      </w:ins>
      <w:del w:id="18" w:author="J.T. Menchaca" w:date="2026-05-13T17:28:28Z" w16du:dateUtc="2026-05-13T17:28:28Z">
        <w:r>
          <w:rPr/>
          <w:delText>il</w:delText>
        </w:r>
      </w:del>
      <w:ins w:id="22" w:author="J.T. Menchaca" w:date="2026-05-13T17:28:28Z" w16du:dateUtc="2026-05-13T17:28:28Z">
        <w:r>
          <w:rPr/>
          <w:t>h</w:t>
        </w:r>
      </w:ins>
      <w:ins w:id="17" w:author="J.T. Menchaca" w:date="2026-05-13T17:24:49Z" w16du:dateUtc="2026-05-13T17:24:49Z">
        <w:r>
          <w:rPr/>
          <w:t>.</w:t>
        </w:r>
      </w:ins>
      <w:del w:id="19" w:author="J.T. Menchaca" w:date="2026-05-13T17:28:28Z" w16du:dateUtc="2026-05-13T17:28:28Z">
        <w:r>
          <w:rPr/>
          <w:delText>com</w:delText>
        </w:r>
      </w:del>
      <w:ins w:id="23" w:author="J.T. Menchaca" w:date="2026-05-13T17:28:28Z" w16du:dateUtc="2026-05-13T17:28:28Z">
        <w:r>
          <w:rPr/>
          <w:t>edu</w:t>
        </w:r>
      </w:ins>
    </w:p>
    <w:p>
      <w:pPr>
        <w:pStyle w:val="Compact"/>
        <w:numPr>
          <w:ilvl w:val="0"/>
          <w:numId w:val="1003"/>
        </w:numPr>
      </w:pPr>
      <w:r>
        <w:t>Telephone:</w:t>
      </w:r>
      <w:ins w:id="24" w:author="J.T. Menchaca" w:date="2026-05-13T17:28:28Z" w16du:dateUtc="2026-05-13T17:28:28Z">
        <w:r>
          <w:rPr/>
          <w:t xml:space="preserve"> 801.581.4080</w:t>
        </w:r>
      </w:ins>
    </w:p>
    <w:p>
      <w:pPr>
        <w:pStyle w:val="Compact"/>
        <w:numPr>
          <w:ilvl w:val="0"/>
          <w:numId w:val="1003"/>
        </w:numPr>
      </w:pPr>
      <w:r>
        <w:t>Postal address:</w:t>
      </w:r>
      <w:del w:id="20" w:author="J.T. Menchaca" w:date="2026-05-13T17:28:28Z" w16du:dateUtc="2026-05-13T17:28:28Z">
        <w:r>
          <w:rPr/>
          <w:delText xml:space="preserve"> University of Utah, Department of Biomedical Informatics,</w:delText>
        </w:r>
      </w:del>
      <w:ins w:id="18" w:author="J.T. Menchaca" w:date="2026-05-13T17:24:49Z" w16du:dateUtc="2026-05-13T17:24:49Z">
        <w:r>
          <w:rPr/>
          <w:t xml:space="preserve"> 421 Wakara Way, Suite 140, Salt Lake City, UT 84108</w:t>
        </w:r>
      </w:ins>
      <w:del w:id="21" w:author="J.T. Menchaca" w:date="2026-05-13T17:28:28Z" w16du:dateUtc="2026-05-13T17:28:28Z">
        <w:r>
          <w:rPr/>
          <w:delText>, USA</w:delText>
        </w:r>
      </w:del>
    </w:p>
    <w:bookmarkEnd w:id="14"/>
    <w:bookmarkEnd w:id="15"/>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2"/>
        <w:szCs w:val="22"/>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before="0" w:after="120" w:line="240" w:lineRule="auto"/>
    </w:pPr>
    <w:rPr>
      <w:rFonts w:ascii="Arial" w:hAnsi="Arial" w:cs="Arial" w:eastAsia="Arial"/>
      <w:sz w:val="22"/>
      <w:szCs w:val="22"/>
    </w:rPr>
  </w:style>
  <w:style w:styleId="BodyText" w:type="paragraph">
    <w:name w:val="Body Text"/>
    <w:basedOn w:val="Normal"/>
    <w:link w:val="BodyTextChar"/>
    <w:qFormat/>
    <w:pPr>
      <w:spacing w:before="0" w:after="120" w:line="240" w:lineRule="auto"/>
    </w:pPr>
    <w:rPr>
      <w:rFonts w:ascii="Arial" w:hAnsi="Arial" w:cs="Arial" w:eastAsia="Arial"/>
      <w:sz w:val="22"/>
      <w:szCs w:val="22"/>
    </w:rPr>
  </w:style>
  <w:style w:customStyle="1" w:styleId="FirstParagraph" w:type="paragraph">
    <w:name w:val="First Paragraph"/>
    <w:basedOn w:val="BodyText"/>
    <w:next w:val="BodyText"/>
    <w:qFormat/>
    <w:pPr>
      <w:spacing w:before="0" w:after="120" w:line="240" w:lineRule="auto"/>
    </w:pPr>
    <w:rPr>
      <w:rFonts w:ascii="Arial" w:hAnsi="Arial" w:cs="Arial" w:eastAsia="Arial"/>
      <w:sz w:val="22"/>
      <w:szCs w:val="22"/>
    </w:rPr>
  </w:style>
  <w:style w:customStyle="1" w:styleId="Compact" w:type="paragraph">
    <w:name w:val="Compact"/>
    <w:basedOn w:val="BodyText"/>
    <w:qFormat/>
    <w:pPr>
      <w:spacing w:before="40" w:after="40" w:line="240" w:lineRule="auto"/>
    </w:pPr>
    <w:rPr>
      <w:rFonts w:ascii="Arial" w:hAnsi="Arial" w:cs="Arial" w:eastAsia="Arial"/>
      <w:sz w:val="22"/>
      <w:szCs w:val="22"/>
    </w:rPr>
  </w:style>
  <w:style w:styleId="Title" w:type="paragraph">
    <w:name w:val="Title"/>
    <w:basedOn w:val="Normal"/>
    <w:next w:val="BodyText"/>
    <w:link w:val="TitleChar"/>
    <w:uiPriority w:val="10"/>
    <w:qFormat/>
    <w:rsid w:val="00A10FD9"/>
    <w:pPr>
      <w:spacing w:before="0" w:after="240" w:line="240" w:lineRule="auto"/>
      <w:contextualSpacing/>
      <w:jc w:val="center"/>
    </w:pPr>
    <w:rPr>
      <w:rFonts w:ascii="Arial" w:hAnsi="Arial" w:cs="Arial" w:eastAsia="Arial"/>
      <w:b/>
      <w:bCs/>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eastAsia="Arial"/>
      <w:i/>
      <w:iCs/>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spacing w:before="0" w:after="120" w:line="240" w:lineRule="auto"/>
    </w:pPr>
    <w:rPr>
      <w:rFonts w:ascii="Arial" w:hAnsi="Arial" w:cs="Arial" w:eastAsia="Arial"/>
      <w:sz w:val="20"/>
      <w:szCs w:val="20"/>
    </w:rPr>
  </w:style>
  <w:style w:styleId="Heading1" w:type="paragraph">
    <w:name w:val="heading 1"/>
    <w:basedOn w:val="Normal"/>
    <w:next w:val="BodyText"/>
    <w:link w:val="Heading1Char"/>
    <w:uiPriority w:val="9"/>
    <w:qFormat/>
    <w:rsid w:val="00A10FD9"/>
    <w:pPr>
      <w:keepNext/>
      <w:keepLines/>
      <w:spacing w:before="240" w:after="120" w:line="240" w:lineRule="auto"/>
      <w:outlineLvl w:val="0"/>
    </w:pPr>
    <w:rPr>
      <w:rFonts w:ascii="Arial" w:hAnsi="Arial" w:cs="Arial" w:eastAsia="Arial"/>
      <w:b/>
      <w:bCs/>
      <w:sz w:val="28"/>
      <w:szCs w:val="28"/>
    </w:rPr>
  </w:style>
  <w:style w:styleId="Heading2" w:type="paragraph">
    <w:name w:val="heading 2"/>
    <w:basedOn w:val="Normal"/>
    <w:next w:val="BodyText"/>
    <w:link w:val="Heading2Char"/>
    <w:uiPriority w:val="9"/>
    <w:semiHidden/>
    <w:unhideWhenUsed/>
    <w:qFormat/>
    <w:rsid w:val="00A10FD9"/>
    <w:pPr>
      <w:keepNext/>
      <w:keepLines/>
      <w:spacing w:before="200" w:after="80" w:line="240" w:lineRule="auto"/>
      <w:outlineLvl w:val="1"/>
    </w:pPr>
    <w:rPr>
      <w:rFonts w:ascii="Arial" w:hAnsi="Arial" w:cs="Arial" w:eastAsia="Arial"/>
      <w:b/>
      <w:bCs/>
      <w:sz w:val="26"/>
      <w:szCs w:val="26"/>
    </w:rPr>
  </w:style>
  <w:style w:styleId="Heading3" w:type="paragraph">
    <w:name w:val="heading 3"/>
    <w:basedOn w:val="Normal"/>
    <w:next w:val="BodyText"/>
    <w:link w:val="Heading3Char"/>
    <w:uiPriority w:val="9"/>
    <w:semiHidden/>
    <w:unhideWhenUsed/>
    <w:qFormat/>
    <w:rsid w:val="00A10FD9"/>
    <w:pPr>
      <w:keepNext/>
      <w:keepLines/>
      <w:spacing w:before="160" w:after="80" w:line="240" w:lineRule="auto"/>
      <w:outlineLvl w:val="2"/>
    </w:pPr>
    <w:rPr>
      <w:rFonts w:ascii="Arial" w:hAnsi="Arial" w:cs="Arial" w:eastAsia="Arial"/>
      <w:b/>
      <w:bCs/>
      <w:sz w:val="24"/>
      <w:szCs w:val="24"/>
    </w:rPr>
  </w:style>
  <w:style w:styleId="Heading4" w:type="paragraph">
    <w:name w:val="heading 4"/>
    <w:basedOn w:val="Normal"/>
    <w:next w:val="BodyText"/>
    <w:link w:val="Heading4Char"/>
    <w:uiPriority w:val="9"/>
    <w:semiHidden/>
    <w:unhideWhenUsed/>
    <w:qFormat/>
    <w:rsid w:val="00A10FD9"/>
    <w:pPr>
      <w:keepNext/>
      <w:keepLines/>
      <w:spacing w:before="120" w:after="40" w:line="240" w:lineRule="auto"/>
      <w:outlineLvl w:val="3"/>
    </w:pPr>
    <w:rPr>
      <w:rFonts w:ascii="Arial" w:hAnsi="Arial" w:cs="Arial" w:eastAsia="Arial"/>
      <w:b/>
      <w:bCs/>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before="120" w:after="120" w:line="240" w:lineRule="auto"/>
      <w:ind w:firstLine="0" w:left="480" w:right="480"/>
    </w:pPr>
    <w:rPr>
      <w:rFonts w:ascii="Arial" w:hAnsi="Arial" w:cs="Arial" w:eastAsia="Arial"/>
      <w:sz w:val="22"/>
      <w:szCs w:val="22"/>
    </w:rPr>
  </w:style>
  <w:style w:styleId="FootnoteText" w:type="paragraph">
    <w:name w:val="Footnote Text"/>
    <w:basedOn w:val="Normal"/>
    <w:next w:val="FootnoteText"/>
    <w:uiPriority w:val="9"/>
    <w:unhideWhenUsed/>
    <w:qFormat/>
    <w:pPr>
      <w:spacing w:before="0" w:after="0" w:line="240" w:lineRule="auto"/>
    </w:pPr>
    <w:rPr>
      <w:rFonts w:ascii="Arial" w:hAnsi="Arial" w:cs="Arial" w:eastAsia="Arial"/>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2026-05-13T17:17:21Z</dcterms:created>
  <dcterms:modified xsi:type="dcterms:W3CDTF">2026-05-13T17:17:21Z</dcterms:modified>
</cp:coreProperties>
</file>

<file path=docProps/custom.xml><?xml version="1.0" encoding="utf-8"?>
<Properties xmlns="http://schemas.openxmlformats.org/officeDocument/2006/custom-properties" xmlns:vt="http://schemas.openxmlformats.org/officeDocument/2006/docPropsVTypes"/>
</file>