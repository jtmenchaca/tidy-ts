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16du="http://schemas.microsoft.com/office/word/2023/wordml/word16du">
  <w:body>
    <w:bookmarkStart w:id="14" w:name="title-page"/>
    <w:p>
      <w:pPr>
        <w:pStyle w:val="Heading1"/>
      </w:pPr>
      <w:r>
        <w:t xml:space="preserve">Title Page</w: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>Pr</w:t>
      </w:r>
      <w:r>
        <w:t>e</w:t>
      </w:r>
      <w:r>
        <w:t>v</w:t>
      </w:r>
      <w:r>
        <w:t>e</w:t>
      </w:r>
      <w:r>
        <w:t>n</w:t>
      </w:r>
      <w:r>
        <w:t>ting</w:t>
      </w:r>
      <w:r>
        <w:t xml:space="preserve"> Silent Errors in</w:t>
      </w:r>
      <w:r>
        <w:t xml:space="preserve"> Clinical Data </w:t>
      </w:r>
      <w:r>
        <w:t>Analysi</w:t>
      </w:r>
      <w:r>
        <w:t xml:space="preserve">s Before the Code Runs: Design and Evaluation of a </w:t>
      </w:r>
      <w:r>
        <w:t>Nov</w:t>
      </w:r>
      <w:r>
        <w:t>e</w:t>
      </w:r>
      <w:r>
        <w:t>l</w:t>
      </w:r>
      <w:del w:id="22" w:author="J.T. Menchaca" w:date="2026-05-19T00:05:29Z" w16du:dateUtc="2026-05-19T00:05:29Z">
        <w:r>
          <w:rPr/>
          <w:delText>fr</w:delText>
        </w:r>
      </w:del>
      <w:del w:id="23" w:author="J.T. Menchaca" w:date="2026-05-19T00:05:29Z" w16du:dateUtc="2026-05-19T00:05:29Z">
        <w:r>
          <w:rPr/>
          <w:delText>me</w:delText>
        </w:r>
      </w:del>
      <w:r>
        <w:t xml:space="preserve"> Data</w:t>
      </w:r>
      <w:ins w:id="37" w:author="J.T. Menchaca" w:date="2026-05-19T00:05:29Z" w16du:dateUtc="2026-05-19T00:05:29Z">
        <w:r>
          <w:rPr/>
          <w:t xml:space="preserve"> An</w:t>
        </w:r>
      </w:ins>
      <w:r>
        <w:t>a</w:t>
      </w:r>
      <w:ins w:id="38" w:author="J.T. Menchaca" w:date="2026-05-19T00:05:29Z" w16du:dateUtc="2026-05-19T00:05:29Z">
        <w:r>
          <w:rPr/>
          <w:t>lysis</w:t>
        </w:r>
      </w:ins>
      <w:r>
        <w:t xml:space="preserve"> Framework</w:t>
      </w:r>
    </w:p>
    <w:bookmarkEnd w:id="9"/>
    <w:bookmarkStart w:id="10" w:name="authors"/>
    <w:p>
      <w:pPr>
        <w:pStyle w:val="Heading2"/>
      </w:pPr>
      <w:r>
        <w:t xml:space="preserve">Authors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Corresponding Author</w:t>
      </w:r>
    </w:p>
    <w:p>
      <w:pPr>
        <w:pStyle w:val="Compact"/>
        <w:numPr>
          <w:ilvl w:val="1"/>
          <w:numId w:val="1002"/>
        </w:numPr>
      </w:pPr>
      <w:r>
        <w:t>Name:</w:t>
      </w:r>
      <w:ins w:id="15" w:author="J.T. Menchaca" w:date="2026-05-13T17:24:47Z" w16du:dateUtc="2026-05-13T17:24:47Z">
        <w:r>
          <w:rPr/>
          <w:t xml:space="preserve"> John Thomas Menchaca, MD</w:t>
        </w:r>
      </w:ins>
    </w:p>
    <w:p>
      <w:pPr>
        <w:pStyle w:val="Compact"/>
        <w:numPr>
          <w:ilvl w:val="1"/>
          <w:numId w:val="1002"/>
        </w:numPr>
      </w:pPr>
      <w:r>
        <w:t>Department:</w:t>
      </w:r>
      <w:ins w:id="16" w:author="J.T. Menchaca" w:date="2026-05-13T17:24:47Z" w16du:dateUtc="2026-05-13T17:24:47Z">
        <w:r>
          <w:rPr/>
          <w:t xml:space="preserve"> Department of Biomedical Informatics</w:t>
        </w:r>
      </w:ins>
      <w:ins w:id="22" w:author="J.T. Menchaca" w:date="2026-05-13T17:28:06Z" w16du:dateUtc="2026-05-13T17:28:06Z">
        <w:r>
          <w:rPr/>
          <w:t>; Department of Internal Medicine</w:t>
        </w:r>
      </w:ins>
    </w:p>
    <w:p>
      <w:pPr>
        <w:pStyle w:val="Compact"/>
        <w:numPr>
          <w:ilvl w:val="1"/>
          <w:numId w:val="1002"/>
        </w:numPr>
      </w:pPr>
      <w:r>
        <w:t>Institution:</w:t>
      </w:r>
      <w:ins w:id="17" w:author="J.T. Menchaca" w:date="2026-05-13T17:24:47Z" w16du:dateUtc="2026-05-13T17:24:47Z">
        <w:r>
          <w:rPr/>
          <w:t xml:space="preserve"> University of Utah</w:t>
        </w:r>
      </w:ins>
    </w:p>
    <w:p>
      <w:pPr>
        <w:pStyle w:val="Compact"/>
        <w:numPr>
          <w:ilvl w:val="1"/>
          <w:numId w:val="1002"/>
        </w:numPr>
      </w:pPr>
      <w:r>
        <w:t>City, Country:</w:t>
      </w:r>
      <w:ins w:id="18" w:author="J.T. Menchaca" w:date="2026-05-13T17:24:47Z" w16du:dateUtc="2026-05-13T17:24:47Z">
        <w:r>
          <w:rPr/>
          <w:t xml:space="preserve"> Salt Lake City, UT, USA</w:t>
        </w:r>
      </w:ins>
    </w:p>
    <w:p>
      <w:pPr>
        <w:pStyle w:val="Compact"/>
        <w:numPr>
          <w:ilvl w:val="1"/>
          <w:numId w:val="1002"/>
        </w:numPr>
      </w:pPr>
      <w:r>
        <w:t>Degree:</w:t>
      </w:r>
      <w:ins w:id="19" w:author="J.T. Menchaca" w:date="2026-05-13T17:24:47Z" w16du:dateUtc="2026-05-13T17:24:47Z">
        <w:r>
          <w:rPr/>
          <w:t xml:space="preserve"> MD</w:t>
        </w:r>
      </w:ins>
    </w:p>
    <w:p>
      <w:pPr>
        <w:pStyle w:val="Compact"/>
        <w:numPr>
          <w:ilvl w:val="1"/>
          <w:numId w:val="1002"/>
        </w:numPr>
      </w:pPr>
      <w:r>
        <w:t>Email:</w:t>
      </w:r>
      <w:ins w:id="20" w:author="J.T. Menchaca" w:date="2026-05-13T17:24:47Z" w16du:dateUtc="2026-05-13T17:24:47Z">
        <w:r>
          <w:rPr/>
          <w:t xml:space="preserve"> j</w:t>
        </w:r>
      </w:ins>
      <w:ins w:id="23" w:author="J.T. Menchaca" w:date="2026-05-13T17:28:06Z" w16du:dateUtc="2026-05-13T17:28:06Z">
        <w:r>
          <w:rPr/>
          <w:t>ohn.</w:t>
        </w:r>
      </w:ins>
      <w:ins w:id="20" w:author="J.T. Menchaca" w:date="2026-05-13T17:24:47Z" w16du:dateUtc="2026-05-13T17:24:47Z">
        <w:r>
          <w:rPr/>
          <w:t>t</w:t>
        </w:r>
      </w:ins>
      <w:ins w:id="24" w:author="J.T. Menchaca" w:date="2026-05-13T17:28:06Z" w16du:dateUtc="2026-05-13T17:28:06Z">
        <w:r>
          <w:rPr/>
          <w:t>homas</w:t>
        </w:r>
      </w:ins>
      <w:ins w:id="20" w:author="J.T. Menchaca" w:date="2026-05-13T17:24:47Z" w16du:dateUtc="2026-05-13T17:24:47Z">
        <w:r>
          <w:rPr/>
          <w:t>.menchaca@</w:t>
        </w:r>
      </w:ins>
      <w:del w:id="16" w:author="J.T. Menchaca" w:date="2026-05-13T17:28:06Z" w16du:dateUtc="2026-05-13T17:28:06Z">
        <w:r>
          <w:rPr/>
          <w:delText>gm</w:delText>
        </w:r>
      </w:del>
      <w:ins w:id="25" w:author="J.T. Menchaca" w:date="2026-05-13T17:28:06Z" w16du:dateUtc="2026-05-13T17:28:06Z">
        <w:r>
          <w:rPr/>
          <w:t>ut</w:t>
        </w:r>
      </w:ins>
      <w:ins w:id="20" w:author="J.T. Menchaca" w:date="2026-05-13T17:24:47Z" w16du:dateUtc="2026-05-13T17:24:47Z">
        <w:r>
          <w:rPr/>
          <w:t>a</w:t>
        </w:r>
      </w:ins>
      <w:del w:id="17" w:author="J.T. Menchaca" w:date="2026-05-13T17:28:06Z" w16du:dateUtc="2026-05-13T17:28:06Z">
        <w:r>
          <w:rPr/>
          <w:delText>il</w:delText>
        </w:r>
      </w:del>
      <w:ins w:id="26" w:author="J.T. Menchaca" w:date="2026-05-13T17:28:06Z" w16du:dateUtc="2026-05-13T17:28:06Z">
        <w:r>
          <w:rPr/>
          <w:t>h</w:t>
        </w:r>
      </w:ins>
      <w:ins w:id="20" w:author="J.T. Menchaca" w:date="2026-05-13T17:24:47Z" w16du:dateUtc="2026-05-13T17:24:47Z">
        <w:r>
          <w:rPr/>
          <w:t>.</w:t>
        </w:r>
      </w:ins>
      <w:del w:id="18" w:author="J.T. Menchaca" w:date="2026-05-13T17:28:06Z" w16du:dateUtc="2026-05-13T17:28:06Z">
        <w:r>
          <w:rPr/>
          <w:delText>com</w:delText>
        </w:r>
      </w:del>
      <w:ins w:id="27" w:author="J.T. Menchaca" w:date="2026-05-13T17:28:06Z" w16du:dateUtc="2026-05-13T17:28:06Z">
        <w:r>
          <w:rPr/>
          <w:t>edu</w:t>
        </w:r>
      </w:ins>
    </w:p>
    <w:p>
      <w:pPr>
        <w:pStyle w:val="Compact"/>
        <w:numPr>
          <w:ilvl w:val="1"/>
          <w:numId w:val="1002"/>
        </w:numPr>
      </w:pPr>
      <w:r>
        <w:t>Telephone:</w:t>
      </w:r>
      <w:ins w:id="28" w:author="J.T. Menchaca" w:date="2026-05-13T17:28:06Z" w16du:dateUtc="2026-05-13T17:28:06Z">
        <w:r>
          <w:rPr/>
          <w:t xml:space="preserve"> 801.581.4080</w:t>
        </w:r>
      </w:ins>
    </w:p>
    <w:p>
      <w:pPr>
        <w:pStyle w:val="Compact"/>
        <w:numPr>
          <w:ilvl w:val="1"/>
          <w:numId w:val="1002"/>
        </w:numPr>
      </w:pPr>
      <w:r>
        <w:t>Postal address:</w:t>
      </w:r>
      <w:del w:id="19" w:author="J.T. Menchaca" w:date="2026-05-13T17:28:06Z" w16du:dateUtc="2026-05-13T17:28:06Z">
        <w:r>
          <w:rPr/>
          <w:delText xml:space="preserve"> University of Utah, Department of Biomedical Informatics,</w:delText>
        </w:r>
      </w:del>
      <w:ins w:id="21" w:author="J.T. Menchaca" w:date="2026-05-13T17:24:47Z" w16du:dateUtc="2026-05-13T17:24:47Z">
        <w:r>
          <w:rPr/>
          <w:t xml:space="preserve"> 421 Wakara Way, Suite 140, Salt Lake City, UT 84108</w:t>
        </w:r>
      </w:ins>
      <w:del w:id="20" w:author="J.T. Menchaca" w:date="2026-05-13T17:28:06Z" w16du:dateUtc="2026-05-13T17:28:06Z">
        <w:r>
          <w:rPr/>
          <w:delText>, USA</w:delText>
        </w:r>
      </w:del>
    </w:p>
    <w:p>
      <w:ins w:id="29" w:author="J.T. Menchaca" w:date="2026-05-13T17:28:18Z" w16du:dateUtc="2026-05-13T17:28:18Z">
        <w:r>
          <w:t>ORCiD: https://orcid.org/0000-0002-2685-7729</w:t>
        </w:r>
      </w:ins>
    </w:p>
    <w:p>
      <w:pPr>
        <w:pStyle w:val="Heading2"/>
      </w:pPr>
      <w:ins w:id="30" w:author="J.T. Menchaca" w:date="2026-05-13T17:28:18Z" w16du:dateUtc="2026-05-13T17:28:18Z">
        <w:r>
          <w:t>Co-Author</w:t>
        </w:r>
      </w:ins>
    </w:p>
    <w:p>
      <w:ins w:id="31" w:author="J.T. Menchaca" w:date="2026-05-13T17:28:18Z" w16du:dateUtc="2026-05-13T17:28:18Z">
        <w:r>
          <w:t>Name: Kensaku Kawamoto, MD, PhD, MHS</w:t>
        </w:r>
      </w:ins>
    </w:p>
    <w:p>
      <w:ins w:id="32" w:author="J.T. Menchaca" w:date="2026-05-13T17:28:18Z" w16du:dateUtc="2026-05-13T17:28:18Z">
        <w:r>
          <w:t>Department: Department of Biomedical Informatics</w:t>
        </w:r>
      </w:ins>
    </w:p>
    <w:p>
      <w:ins w:id="33" w:author="J.T. Menchaca" w:date="2026-05-13T17:28:18Z" w16du:dateUtc="2026-05-13T17:28:18Z">
        <w:r>
          <w:t>Institution: University of Utah</w:t>
        </w:r>
      </w:ins>
    </w:p>
    <w:p>
      <w:ins w:id="34" w:author="J.T. Menchaca" w:date="2026-05-13T17:28:18Z" w16du:dateUtc="2026-05-13T17:28:18Z">
        <w:r>
          <w:t>City, Country: Salt Lake City, UT, USA</w:t>
        </w:r>
      </w:ins>
    </w:p>
    <w:p>
      <w:ins w:id="35" w:author="J.T. Menchaca" w:date="2026-05-13T17:28:18Z" w16du:dateUtc="2026-05-13T17:28:18Z">
        <w:r>
          <w:t>Email: kensaku.kawamoto@utah.edu</w:t>
        </w:r>
      </w:ins>
    </w:p>
    <w:p>
      <w:ins w:id="36" w:author="J.T. Menchaca" w:date="2026-05-13T17:28:18Z" w16du:dateUtc="2026-05-13T17:28:18Z">
        <w:r>
          <w:t>ORCiD: https://orcid.org/0000-0003-4282-9338</w:t>
        </w:r>
      </w:ins>
    </w:p>
    <w:bookmarkEnd w:id="10"/>
    <w:bookmarkStart w:id="11" w:name="keywords-up-to-5-mesh-terms-recommended"/>
    <w:p>
      <w:pPr>
        <w:pStyle w:val="Heading2"/>
      </w:pPr>
      <w:r>
        <w:t xml:space="preserve">Keywords (up to 5, MeSH terms recommended)</w:t>
      </w:r>
    </w:p>
    <w:p>
      <w:r>
        <w:t>1. Data Quality</w:t>
      </w:r>
    </w:p>
    <w:p>
      <w:r>
        <w:t>2. Electronic Health Records</w:t>
      </w:r>
    </w:p>
    <w:p>
      <w:r>
        <w:t>3. Software Validation</w:t>
      </w:r>
    </w:p>
    <w:p>
      <w:r>
        <w:t>4. Programming Languages</w:t>
      </w:r>
    </w:p>
    <w:p>
      <w:r>
        <w:t>5. Me</w:t>
      </w:r>
      <w:r>
        <w:t>d</w:t>
      </w:r>
      <w:r>
        <w:t xml:space="preserve">ical </w:t>
      </w:r>
      <w:r>
        <w:t>E</w:t>
      </w:r>
      <w:r>
        <w:t>rrors</w:t>
      </w:r>
      <w:r>
        <w:t>,</w:t>
      </w:r>
      <w:r>
        <w:t xml:space="preserve"> </w:t>
      </w:r>
      <w:r>
        <w:t>P</w:t>
      </w:r>
      <w:r>
        <w:t>re</w:t>
      </w:r>
      <w:r>
        <w:t>v</w:t>
      </w:r>
      <w:r>
        <w:t>en</w:t>
      </w:r>
      <w:r>
        <w:t>t</w:t>
      </w:r>
      <w:r>
        <w:t>i</w:t>
      </w:r>
      <w:r>
        <w:t xml:space="preserve">on and </w:t>
      </w:r>
      <w:r>
        <w:t>Cont</w:t>
      </w:r>
      <w:r>
        <w:t>ro</w:t>
      </w:r>
      <w:r>
        <w:t>l</w:t>
      </w:r>
      <w:del w:id="25" w:author="J.T. Menchaca" w:date="2026-05-19T00:09:08Z" w16du:dateUtc="2026-05-19T00:09:08Z">
        <w:r>
          <w:rPr/>
          <w:delText>. Tidy-TS caught all of them</w:delText>
        </w:r>
      </w:del>
    </w:p>
    <w:p/>
    <w:bookmarkEnd w:id="11"/>
    <w:bookmarkStart w:id="12" w:name="word-count"/>
    <w:p>
      <w:pPr>
        <w:pStyle w:val="Heading2"/>
      </w:pPr>
      <w:r>
        <w:t xml:space="preserve">Word Count</w:t>
      </w:r>
    </w:p>
    <w:p>
      <w:pPr>
        <w:pStyle w:val="Compact"/>
        <w:numPr>
          <w:ilvl w:val="0"/>
          <w:numId w:val="1004"/>
        </w:numPr>
      </w:pPr>
      <w:del w:id="27" w:author="J.T. Menchaca" w:date="2026-05-19T16:19:03Z" w16du:dateUtc="2026-05-19T16:19:03Z">
        <w:r>
          <w:rPr/>
          <w:delText>Ta</w:delText>
        </w:r>
      </w:del>
      <w:del w:id="28" w:author="J.T. Menchaca" w:date="2026-05-19T16:19:03Z" w16du:dateUtc="2026-05-19T16:19:03Z">
        <w:r>
          <w:rPr/>
          <w:delText>ge</w:delText>
        </w:r>
      </w:del>
      <w:del w:id="29" w:author="J.T. Menchaca" w:date="2026-05-19T16:19:03Z" w16du:dateUtc="2026-05-19T16:19:03Z">
        <w:r>
          <w:rPr/>
          <w:delText>4</w:delText>
        </w:r>
      </w:del>
      <w:ins w:id="41" w:author="J.T. Menchaca" w:date="2026-05-19T16:19:03Z" w16du:dateUtc="2026-05-19T16:19:03Z">
        <w:r>
          <w:rPr/>
          <w:t>Body wo</w:t>
        </w:r>
      </w:ins>
      <w:r>
        <w:t>r</w:t>
      </w:r>
      <w:ins w:id="42" w:author="J.T. Menchaca" w:date="2026-05-19T16:19:03Z" w16du:dateUtc="2026-05-19T16:19:03Z">
        <w:r>
          <w:rPr/>
          <w:t>d coun</w:t>
        </w:r>
      </w:ins>
      <w:r>
        <w:t xml:space="preserve">t: </w:t>
      </w:r>
      <w:r>
        <w:rPr/>
        <w:t>2,7</w:t>
      </w:r>
      <w:ins w:id="43" w:author="J.T. Menchaca" w:date="2026-05-19T16:19:03Z" w16du:dateUtc="2026-05-19T16:19:03Z">
        <w:r>
          <w:rPr/>
          <w:t>3</w:t>
        </w:r>
      </w:ins>
      <w:r>
        <w:t>9 (Background through Conclusion; excludes Title Page</w:t>
      </w:r>
      <w:del w:id="30" w:author="J.T. Menchaca" w:date="2026-05-19T16:19:03Z" w16du:dateUtc="2026-05-19T16:19:03Z">
        <w:r>
          <w:rPr/>
          <w:delText>000</w:delText>
        </w:r>
      </w:del>
      <w:r>
        <w:t>,</w:t>
      </w:r>
      <w:r>
        <w:rPr/>
        <w:t xml:space="preserve"> Abstract, Acknowledgments, References, Figures, and Tables per JAMIA scoring)</w:t>
      </w:r>
    </w:p>
    <w:p>
      <w:pPr>
        <w:pStyle w:val="Compact"/>
        <w:numPr>
          <w:ilvl w:val="0"/>
          <w:numId w:val="1004"/>
        </w:numPr>
      </w:pPr>
      <w:del w:id="31" w:author="J.T. Menchaca" w:date="2026-05-19T16:19:03Z" w16du:dateUtc="2026-05-19T16:19:03Z">
        <w:r>
          <w:rPr/>
          <w:delText>C</w:delText>
        </w:r>
      </w:del>
      <w:del w:id="32" w:author="J.T. Menchaca" w:date="2026-05-19T16:19:03Z" w16du:dateUtc="2026-05-19T16:19:03Z">
        <w:r>
          <w:rPr/>
          <w:delText>rre</w:delText>
        </w:r>
      </w:del>
      <w:del w:id="33" w:author="J.T. Menchaca" w:date="2026-05-19T16:19:03Z" w16du:dateUtc="2026-05-19T16:19:03Z">
        <w:r>
          <w:rPr/>
          <w:delText>~</w:delText>
        </w:r>
      </w:del>
      <w:ins w:id="45" w:author="J.T. Menchaca" w:date="2026-05-19T16:19:03Z" w16du:dateUtc="2026-05-19T16:19:03Z">
        <w:r>
          <w:rPr/>
          <w:t>Abstract word co</w:t>
        </w:r>
      </w:ins>
      <w:r>
        <w:t>u</w:t>
      </w:r>
      <w:r>
        <w:t xml:space="preserve">nt: </w:t>
      </w:r>
      <w:r>
        <w:rPr/>
        <w:t>3</w:t>
      </w:r>
      <w:ins w:id="46" w:author="J.T. Menchaca" w:date="2026-05-19T16:19:03Z" w16du:dateUtc="2026-05-19T16:19:03Z">
        <w:r>
          <w:rPr/>
          <w:t>2</w:t>
        </w:r>
      </w:ins>
      <w:del w:id="34" w:author="J.T. Menchaca" w:date="2026-05-19T16:19:03Z" w16du:dateUtc="2026-05-19T16:19:03Z">
        <w:r>
          <w:rPr/>
          <w:delText>,600 (needs trimming)</w:delText>
        </w:r>
      </w:del>
      <w:r>
        <w:rPr/>
        <w:t>0 (exceeds JAMIA 250-word limit — needs trimming before submission)</w:t>
      </w:r>
    </w:p>
    <w:bookmarkEnd w:id="12"/>
    <w:bookmarkStart w:id="13" w:name="tweet-required-by-jamia"/>
    <w:p>
      <w:pPr>
        <w:pStyle w:val="Heading2"/>
      </w:pPr>
      <w:r>
        <w:t xml:space="preserve">Tweet (required by JAMIA)</w:t>
      </w:r>
    </w:p>
    <w:p>
      <w:r>
        <w:t>Tidy-TS catches silent clinical data errors before the code runs. Across 65 test scenarios and 79 published Python/R bugs, Tidy-TS flagged every error — Python and R missed many that produce plausible but wrong output. Open source: https://github.com/jtmenchaca/tidy-ts #JAMIA #DataQuality #healthIT</w:t>
      </w:r>
    </w:p>
    <w:bookmarkEnd w:id="13"/>
    <w:bookmarkEnd w:id="14"/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bidi="ar-SA" w:eastAsia="en-US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40" w:lineRule="auto"/>
    </w:pPr>
    <w:rPr>
      <w:rFonts w:ascii="Arial" w:hAnsi="Arial" w:cs="Arial" w:eastAsia="Arial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before="0" w:after="120" w:line="240" w:lineRule="auto"/>
    </w:pPr>
    <w:rPr>
      <w:rFonts w:ascii="Arial" w:hAnsi="Arial" w:cs="Arial" w:eastAsia="Arial"/>
      <w:sz w:val="22"/>
      <w:szCs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40" w:lineRule="auto"/>
    </w:pPr>
    <w:rPr>
      <w:rFonts w:ascii="Arial" w:hAnsi="Arial" w:cs="Arial" w:eastAsia="Arial"/>
      <w:sz w:val="22"/>
      <w:szCs w:val="22"/>
    </w:rPr>
  </w:style>
  <w:style w:customStyle="1" w:styleId="Compact" w:type="paragraph">
    <w:name w:val="Compact"/>
    <w:basedOn w:val="BodyText"/>
    <w:qFormat/>
    <w:pPr>
      <w:spacing w:before="40" w:after="40" w:line="240" w:lineRule="auto"/>
    </w:pPr>
    <w:rPr>
      <w:rFonts w:ascii="Arial" w:hAnsi="Arial" w:cs="Arial" w:eastAsia="Arial"/>
      <w:sz w:val="22"/>
      <w:szCs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0" w:after="240" w:line="240" w:lineRule="auto"/>
      <w:contextualSpacing/>
      <w:jc w:val="center"/>
    </w:pPr>
    <w:rPr>
      <w:rFonts w:ascii="Arial" w:hAnsi="Arial" w:cs="Arial" w:eastAsia="Arial"/>
      <w:b/>
      <w:bCs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cs="Arial" w:eastAsia="Arial"/>
      <w:i/>
      <w:iC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  <w:pPr>
      <w:spacing w:before="0" w:after="120" w:line="240" w:lineRule="auto"/>
    </w:pPr>
    <w:rPr>
      <w:rFonts w:ascii="Arial" w:hAnsi="Arial" w:cs="Arial" w:eastAsia="Arial"/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40" w:lineRule="auto"/>
      <w:outlineLvl w:val="0"/>
    </w:pPr>
    <w:rPr>
      <w:rFonts w:ascii="Arial" w:hAnsi="Arial" w:cs="Arial" w:eastAsia="Arial"/>
      <w:b/>
      <w:bC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 w:line="240" w:lineRule="auto"/>
      <w:outlineLvl w:val="1"/>
    </w:pPr>
    <w:rPr>
      <w:rFonts w:ascii="Arial" w:hAnsi="Arial" w:cs="Arial" w:eastAsia="Arial"/>
      <w:b/>
      <w:bCs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240" w:lineRule="auto"/>
      <w:outlineLvl w:val="2"/>
    </w:pPr>
    <w:rPr>
      <w:rFonts w:ascii="Arial" w:hAnsi="Arial" w:cs="Arial" w:eastAsia="Arial"/>
      <w:b/>
      <w:bCs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40" w:line="240" w:lineRule="auto"/>
      <w:outlineLvl w:val="3"/>
    </w:pPr>
    <w:rPr>
      <w:rFonts w:ascii="Arial" w:hAnsi="Arial" w:cs="Arial" w:eastAsia="Arial"/>
      <w:b/>
      <w:bCs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120" w:after="120" w:line="240" w:lineRule="auto"/>
      <w:ind w:firstLine="0" w:left="480" w:right="480"/>
    </w:pPr>
    <w:rPr>
      <w:rFonts w:ascii="Arial" w:hAnsi="Arial" w:cs="Arial" w:eastAsia="Arial"/>
      <w:sz w:val="22"/>
      <w:szCs w:val="22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40" w:lineRule="auto"/>
    </w:pPr>
    <w:rPr>
      <w:rFonts w:ascii="Arial" w:hAnsi="Arial" w:cs="Arial" w:eastAsia="Arial"/>
      <w:sz w:val="18"/>
      <w:szCs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2026-05-13T17:17:22Z</dcterms:created>
  <dcterms:modified xsi:type="dcterms:W3CDTF">2026-05-13T17:17:22Z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