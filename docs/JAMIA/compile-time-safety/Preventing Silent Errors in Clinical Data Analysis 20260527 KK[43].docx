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8D787" w14:textId="77BB805B" w:rsidR="00940F6D" w:rsidRDefault="00940F6D" w:rsidP="00940F6D">
      <w:r>
        <w:t>Abstract: 243/250 words</w:t>
      </w:r>
    </w:p>
    <w:p w14:paraId="569F762C" w14:textId="3BA61705" w:rsidR="00940F6D" w:rsidRDefault="00940F6D" w:rsidP="00940F6D">
      <w:r>
        <w:t>Manuscript: 27</w:t>
      </w:r>
      <w:r w:rsidR="00895C04">
        <w:t>62</w:t>
      </w:r>
      <w:r>
        <w:t>/4000 words</w:t>
      </w:r>
    </w:p>
    <w:p w14:paraId="4C0D3003" w14:textId="590ECAD9" w:rsidR="005233BB" w:rsidRPr="006E2E80" w:rsidRDefault="000B5BF0" w:rsidP="00940F6D">
      <w:pPr>
        <w:pStyle w:val="Heading1"/>
        <w:spacing w:line="276" w:lineRule="auto"/>
      </w:pPr>
      <w:r w:rsidRPr="006E2E80">
        <w:t xml:space="preserve">Preventing Silent </w:t>
      </w:r>
      <w:r w:rsidR="002F76C5" w:rsidRPr="006E2E80">
        <w:t xml:space="preserve">Errors in </w:t>
      </w:r>
      <w:r w:rsidRPr="006E2E80">
        <w:t xml:space="preserve">Clinical </w:t>
      </w:r>
      <w:r w:rsidR="002F76C5" w:rsidRPr="006E2E80">
        <w:t>Data Analysis</w:t>
      </w:r>
      <w:r w:rsidRPr="006E2E80">
        <w:t xml:space="preserve"> </w:t>
      </w:r>
      <w:commentRangeStart w:id="0"/>
      <w:r w:rsidRPr="006E2E80">
        <w:t>Before the Code Runs</w:t>
      </w:r>
      <w:commentRangeEnd w:id="0"/>
      <w:r w:rsidR="00490537" w:rsidRPr="006E2E80">
        <w:rPr>
          <w:rStyle w:val="CommentReference"/>
          <w:sz w:val="22"/>
          <w:szCs w:val="22"/>
        </w:rPr>
        <w:commentReference w:id="0"/>
      </w:r>
      <w:r w:rsidRPr="006E2E80">
        <w:t xml:space="preserve">: Design and Evaluation of a </w:t>
      </w:r>
      <w:r w:rsidR="00DE310E" w:rsidRPr="006E2E80">
        <w:t>Novel</w:t>
      </w:r>
      <w:r w:rsidRPr="006E2E80">
        <w:t xml:space="preserve"> Data</w:t>
      </w:r>
      <w:r w:rsidR="00082FE2" w:rsidRPr="006E2E80">
        <w:t xml:space="preserve"> Analysis </w:t>
      </w:r>
      <w:r w:rsidRPr="006E2E80">
        <w:t>Framework</w:t>
      </w:r>
    </w:p>
    <w:p w14:paraId="30F7C459" w14:textId="77777777" w:rsidR="005233BB" w:rsidRPr="006E2E80" w:rsidRDefault="005233BB" w:rsidP="00940F6D">
      <w:pPr>
        <w:pStyle w:val="SpacerHeading"/>
        <w:spacing w:line="276" w:lineRule="auto"/>
        <w:rPr>
          <w:sz w:val="22"/>
          <w:szCs w:val="22"/>
        </w:rPr>
      </w:pPr>
      <w:bookmarkStart w:id="1" w:name="abstract"/>
    </w:p>
    <w:p w14:paraId="2C345B55" w14:textId="77777777" w:rsidR="005233BB" w:rsidRPr="006E2E80" w:rsidRDefault="00000000" w:rsidP="00940F6D">
      <w:pPr>
        <w:pStyle w:val="Heading2"/>
        <w:spacing w:line="276" w:lineRule="auto"/>
      </w:pPr>
      <w:r w:rsidRPr="006E2E80">
        <w:t>Abstract</w:t>
      </w:r>
    </w:p>
    <w:p w14:paraId="6FA08CEA" w14:textId="77777777" w:rsidR="005233BB" w:rsidRPr="006E2E80" w:rsidRDefault="005233BB" w:rsidP="00940F6D">
      <w:pPr>
        <w:pStyle w:val="SpacerHeading"/>
        <w:spacing w:line="276" w:lineRule="auto"/>
        <w:rPr>
          <w:sz w:val="22"/>
          <w:szCs w:val="22"/>
        </w:rPr>
      </w:pPr>
      <w:bookmarkStart w:id="2" w:name="objective"/>
    </w:p>
    <w:p w14:paraId="7D4AE052" w14:textId="77777777" w:rsidR="005233BB" w:rsidRPr="006E2E80" w:rsidRDefault="00000000" w:rsidP="00940F6D">
      <w:pPr>
        <w:pStyle w:val="Heading3"/>
        <w:spacing w:line="276" w:lineRule="auto"/>
      </w:pPr>
      <w:r w:rsidRPr="006E2E80">
        <w:t>Objective</w:t>
      </w:r>
    </w:p>
    <w:p w14:paraId="3C8C989C" w14:textId="5A36A819" w:rsidR="005233BB" w:rsidRPr="006E2E80" w:rsidRDefault="00072B07" w:rsidP="00940F6D">
      <w:pPr>
        <w:pStyle w:val="FirstParagraph"/>
        <w:spacing w:line="276" w:lineRule="auto"/>
      </w:pPr>
      <w:r w:rsidRPr="006E2E80">
        <w:t xml:space="preserve">Mistakes in clinical and translational research data analytics are common, often challenging to identify, and lead to inaccurate outputs. Developing </w:t>
      </w:r>
      <w:r w:rsidR="00D83382" w:rsidRPr="006E2E80">
        <w:t>methods</w:t>
      </w:r>
      <w:r w:rsidRPr="006E2E80">
        <w:t xml:space="preserve"> to minimize these errors is an established priority for clinical research. We designed and evaluated </w:t>
      </w:r>
      <w:r w:rsidRPr="006E2E80">
        <w:rPr>
          <w:i/>
          <w:iCs/>
        </w:rPr>
        <w:t>Tidy-TS</w:t>
      </w:r>
      <w:r w:rsidRPr="006E2E80">
        <w:t>, a TypeScript data analysis framework, to address this gap.</w:t>
      </w:r>
    </w:p>
    <w:p w14:paraId="78C76505" w14:textId="77777777" w:rsidR="005233BB" w:rsidRPr="006E2E80" w:rsidRDefault="005233BB" w:rsidP="00940F6D">
      <w:pPr>
        <w:pStyle w:val="Spacer"/>
        <w:spacing w:line="276" w:lineRule="auto"/>
        <w:rPr>
          <w:sz w:val="22"/>
          <w:szCs w:val="22"/>
        </w:rPr>
      </w:pPr>
      <w:bookmarkStart w:id="3" w:name="materials-and-methods"/>
      <w:bookmarkEnd w:id="2"/>
    </w:p>
    <w:p w14:paraId="147B748B" w14:textId="77777777" w:rsidR="005233BB" w:rsidRPr="006E2E80" w:rsidRDefault="00000000" w:rsidP="00940F6D">
      <w:pPr>
        <w:pStyle w:val="Heading3"/>
        <w:spacing w:line="276" w:lineRule="auto"/>
      </w:pPr>
      <w:r w:rsidRPr="006E2E80">
        <w:t>Materials and Methods</w:t>
      </w:r>
    </w:p>
    <w:p w14:paraId="5F32B869" w14:textId="0F1A1DCB" w:rsidR="00B3509F" w:rsidRPr="006E2E80" w:rsidRDefault="00B3509F" w:rsidP="00940F6D">
      <w:pPr>
        <w:pStyle w:val="Spacer"/>
        <w:spacing w:line="276" w:lineRule="auto"/>
        <w:rPr>
          <w:sz w:val="22"/>
          <w:szCs w:val="22"/>
        </w:rPr>
      </w:pPr>
      <w:bookmarkStart w:id="4" w:name="results"/>
      <w:bookmarkEnd w:id="3"/>
      <w:r w:rsidRPr="006E2E80">
        <w:rPr>
          <w:i/>
          <w:iCs/>
          <w:sz w:val="22"/>
          <w:szCs w:val="22"/>
        </w:rPr>
        <w:t>Tidy-TS</w:t>
      </w:r>
      <w:r w:rsidRPr="006E2E80">
        <w:rPr>
          <w:sz w:val="22"/>
          <w:szCs w:val="22"/>
        </w:rPr>
        <w:t xml:space="preserve"> </w:t>
      </w:r>
      <w:r w:rsidR="00054251" w:rsidRPr="006E2E80">
        <w:rPr>
          <w:sz w:val="22"/>
          <w:szCs w:val="22"/>
        </w:rPr>
        <w:t>is designed</w:t>
      </w:r>
      <w:r w:rsidR="00686834" w:rsidRPr="006E2E80">
        <w:rPr>
          <w:sz w:val="22"/>
          <w:szCs w:val="22"/>
        </w:rPr>
        <w:t xml:space="preserve"> </w:t>
      </w:r>
      <w:r w:rsidR="00E64001" w:rsidRPr="006E2E80">
        <w:rPr>
          <w:sz w:val="22"/>
          <w:szCs w:val="22"/>
        </w:rPr>
        <w:t xml:space="preserve">to </w:t>
      </w:r>
      <w:r w:rsidR="00E8683F" w:rsidRPr="006E2E80">
        <w:rPr>
          <w:sz w:val="22"/>
          <w:szCs w:val="22"/>
        </w:rPr>
        <w:t>preemptively identify</w:t>
      </w:r>
      <w:r w:rsidR="00054251" w:rsidRPr="006E2E80">
        <w:rPr>
          <w:sz w:val="22"/>
          <w:szCs w:val="22"/>
        </w:rPr>
        <w:t xml:space="preserve"> </w:t>
      </w:r>
      <w:r w:rsidR="00E8683F" w:rsidRPr="006E2E80">
        <w:rPr>
          <w:sz w:val="22"/>
          <w:szCs w:val="22"/>
        </w:rPr>
        <w:t xml:space="preserve">potential </w:t>
      </w:r>
      <w:commentRangeStart w:id="5"/>
      <w:r w:rsidR="00E8683F" w:rsidRPr="006E2E80">
        <w:rPr>
          <w:sz w:val="22"/>
          <w:szCs w:val="22"/>
        </w:rPr>
        <w:t>coding</w:t>
      </w:r>
      <w:commentRangeEnd w:id="5"/>
      <w:r w:rsidR="00490537" w:rsidRPr="006E2E80">
        <w:rPr>
          <w:rStyle w:val="CommentReference"/>
          <w:sz w:val="22"/>
          <w:szCs w:val="22"/>
        </w:rPr>
        <w:commentReference w:id="5"/>
      </w:r>
      <w:r w:rsidR="00E8683F" w:rsidRPr="006E2E80">
        <w:rPr>
          <w:sz w:val="22"/>
          <w:szCs w:val="22"/>
        </w:rPr>
        <w:t xml:space="preserve"> errors by closely tracking how data types evolve throughout an analysis. </w:t>
      </w:r>
      <w:r w:rsidR="00541311" w:rsidRPr="006E2E80">
        <w:rPr>
          <w:sz w:val="22"/>
          <w:szCs w:val="22"/>
        </w:rPr>
        <w:t>Using 65 reproducible error scenarios across five categories, w</w:t>
      </w:r>
      <w:r w:rsidRPr="006E2E80">
        <w:rPr>
          <w:sz w:val="22"/>
          <w:szCs w:val="22"/>
        </w:rPr>
        <w:t xml:space="preserve">e </w:t>
      </w:r>
      <w:r w:rsidR="000611C3" w:rsidRPr="006E2E80">
        <w:rPr>
          <w:sz w:val="22"/>
          <w:szCs w:val="22"/>
        </w:rPr>
        <w:t>evaluate</w:t>
      </w:r>
      <w:r w:rsidR="00BD5A52" w:rsidRPr="006E2E80">
        <w:rPr>
          <w:sz w:val="22"/>
          <w:szCs w:val="22"/>
        </w:rPr>
        <w:t>d</w:t>
      </w:r>
      <w:r w:rsidR="000611C3" w:rsidRPr="006E2E80">
        <w:rPr>
          <w:sz w:val="22"/>
          <w:szCs w:val="22"/>
        </w:rPr>
        <w:t xml:space="preserve"> </w:t>
      </w:r>
      <w:r w:rsidR="00992C6A" w:rsidRPr="006E2E80">
        <w:rPr>
          <w:sz w:val="22"/>
          <w:szCs w:val="22"/>
        </w:rPr>
        <w:t xml:space="preserve">how </w:t>
      </w:r>
      <w:r w:rsidR="000611C3" w:rsidRPr="006E2E80">
        <w:rPr>
          <w:sz w:val="22"/>
          <w:szCs w:val="22"/>
        </w:rPr>
        <w:t xml:space="preserve">these errors are addressed in </w:t>
      </w:r>
      <w:r w:rsidR="00541311" w:rsidRPr="006E2E80">
        <w:rPr>
          <w:i/>
          <w:iCs/>
          <w:sz w:val="22"/>
          <w:szCs w:val="22"/>
        </w:rPr>
        <w:t>Tidy-TS</w:t>
      </w:r>
      <w:ins w:id="6" w:author="Ken Kawamoto" w:date="2026-05-29T07:39:00Z" w16du:dateUtc="2026-05-29T13:39:00Z">
        <w:r w:rsidR="00490537">
          <w:rPr>
            <w:sz w:val="22"/>
            <w:szCs w:val="22"/>
          </w:rPr>
          <w:t xml:space="preserve"> as well as two </w:t>
        </w:r>
      </w:ins>
      <w:ins w:id="7" w:author="Ken Kawamoto" w:date="2026-05-29T07:40:00Z" w16du:dateUtc="2026-05-29T13:40:00Z">
        <w:r w:rsidR="00490537">
          <w:rPr>
            <w:sz w:val="22"/>
            <w:szCs w:val="22"/>
          </w:rPr>
          <w:t>commonly used analytical workflows [frameworks?] in</w:t>
        </w:r>
      </w:ins>
      <w:del w:id="8" w:author="Ken Kawamoto" w:date="2026-05-29T07:39:00Z" w16du:dateUtc="2026-05-29T13:39:00Z">
        <w:r w:rsidR="00D20AD2" w:rsidRPr="006E2E80" w:rsidDel="00490537">
          <w:rPr>
            <w:sz w:val="22"/>
            <w:szCs w:val="22"/>
          </w:rPr>
          <w:delText>,</w:delText>
        </w:r>
      </w:del>
      <w:r w:rsidRPr="006E2E80">
        <w:rPr>
          <w:sz w:val="22"/>
          <w:szCs w:val="22"/>
        </w:rPr>
        <w:t xml:space="preserve"> Python (</w:t>
      </w:r>
      <w:r w:rsidRPr="006E2E80">
        <w:rPr>
          <w:i/>
          <w:iCs/>
          <w:sz w:val="22"/>
          <w:szCs w:val="22"/>
        </w:rPr>
        <w:t>pandas</w:t>
      </w:r>
      <w:r w:rsidRPr="006E2E80">
        <w:rPr>
          <w:sz w:val="22"/>
          <w:szCs w:val="22"/>
        </w:rPr>
        <w:t>) and R (</w:t>
      </w:r>
      <w:r w:rsidRPr="006E2E80">
        <w:rPr>
          <w:i/>
          <w:iCs/>
          <w:sz w:val="22"/>
          <w:szCs w:val="22"/>
        </w:rPr>
        <w:t>tidyverse</w:t>
      </w:r>
      <w:r w:rsidRPr="006E2E80">
        <w:rPr>
          <w:sz w:val="22"/>
          <w:szCs w:val="22"/>
        </w:rPr>
        <w:t>)</w:t>
      </w:r>
      <w:del w:id="9" w:author="Ken Kawamoto" w:date="2026-05-29T07:40:00Z" w16du:dateUtc="2026-05-29T13:40:00Z">
        <w:r w:rsidRPr="006E2E80" w:rsidDel="00490537">
          <w:rPr>
            <w:sz w:val="22"/>
            <w:szCs w:val="22"/>
          </w:rPr>
          <w:delText xml:space="preserve"> </w:delText>
        </w:r>
        <w:r w:rsidR="00570BFE" w:rsidRPr="006E2E80" w:rsidDel="00490537">
          <w:rPr>
            <w:sz w:val="22"/>
            <w:szCs w:val="22"/>
          </w:rPr>
          <w:delText>workflows</w:delText>
        </w:r>
      </w:del>
      <w:r w:rsidR="00541311" w:rsidRPr="006E2E80">
        <w:rPr>
          <w:sz w:val="22"/>
          <w:szCs w:val="22"/>
        </w:rPr>
        <w:t xml:space="preserve">. </w:t>
      </w:r>
      <w:r w:rsidR="002E38F5" w:rsidRPr="006E2E80">
        <w:rPr>
          <w:sz w:val="22"/>
          <w:szCs w:val="22"/>
        </w:rPr>
        <w:t xml:space="preserve">We </w:t>
      </w:r>
      <w:r w:rsidR="00C70EF0" w:rsidRPr="006E2E80">
        <w:rPr>
          <w:sz w:val="22"/>
          <w:szCs w:val="22"/>
        </w:rPr>
        <w:t>tested</w:t>
      </w:r>
      <w:r w:rsidRPr="006E2E80">
        <w:rPr>
          <w:sz w:val="22"/>
          <w:szCs w:val="22"/>
        </w:rPr>
        <w:t xml:space="preserve"> </w:t>
      </w:r>
      <w:r w:rsidRPr="006E2E80">
        <w:rPr>
          <w:i/>
          <w:iCs/>
          <w:sz w:val="22"/>
          <w:szCs w:val="22"/>
        </w:rPr>
        <w:t>Tidy-TS</w:t>
      </w:r>
      <w:r w:rsidRPr="006E2E80">
        <w:rPr>
          <w:sz w:val="22"/>
          <w:szCs w:val="22"/>
        </w:rPr>
        <w:t xml:space="preserve"> against an independent collection of </w:t>
      </w:r>
      <w:commentRangeStart w:id="10"/>
      <w:r w:rsidRPr="006E2E80">
        <w:rPr>
          <w:sz w:val="22"/>
          <w:szCs w:val="22"/>
        </w:rPr>
        <w:t>7</w:t>
      </w:r>
      <w:r w:rsidR="00B52604">
        <w:rPr>
          <w:sz w:val="22"/>
          <w:szCs w:val="22"/>
        </w:rPr>
        <w:t>8</w:t>
      </w:r>
      <w:commentRangeEnd w:id="10"/>
      <w:r w:rsidR="00490537" w:rsidRPr="006E2E80">
        <w:rPr>
          <w:rStyle w:val="CommentReference"/>
          <w:sz w:val="22"/>
          <w:szCs w:val="22"/>
        </w:rPr>
        <w:commentReference w:id="10"/>
      </w:r>
      <w:r w:rsidRPr="006E2E80">
        <w:rPr>
          <w:sz w:val="22"/>
          <w:szCs w:val="22"/>
        </w:rPr>
        <w:t xml:space="preserve"> real-world data analysis bugs.</w:t>
      </w:r>
    </w:p>
    <w:p w14:paraId="37D96BA9" w14:textId="77777777" w:rsidR="00B3509F" w:rsidRPr="006E2E80" w:rsidRDefault="00B3509F" w:rsidP="00940F6D">
      <w:pPr>
        <w:pStyle w:val="Heading3"/>
        <w:spacing w:line="276" w:lineRule="auto"/>
      </w:pPr>
    </w:p>
    <w:p w14:paraId="2B04123B" w14:textId="77777777" w:rsidR="005233BB" w:rsidRPr="006E2E80" w:rsidRDefault="00000000" w:rsidP="00940F6D">
      <w:pPr>
        <w:pStyle w:val="Heading3"/>
        <w:spacing w:line="276" w:lineRule="auto"/>
      </w:pPr>
      <w:r w:rsidRPr="006E2E80">
        <w:t>Results</w:t>
      </w:r>
    </w:p>
    <w:p w14:paraId="563C211F" w14:textId="5A8BC438" w:rsidR="00B3509F" w:rsidRPr="006E2E80" w:rsidRDefault="00B3509F" w:rsidP="00940F6D">
      <w:pPr>
        <w:pStyle w:val="Spacer"/>
        <w:spacing w:line="276" w:lineRule="auto"/>
        <w:rPr>
          <w:sz w:val="22"/>
          <w:szCs w:val="22"/>
        </w:rPr>
      </w:pPr>
      <w:bookmarkStart w:id="11" w:name="conclusion"/>
      <w:bookmarkEnd w:id="4"/>
      <w:r w:rsidRPr="006E2E80">
        <w:rPr>
          <w:i/>
          <w:iCs/>
          <w:sz w:val="22"/>
          <w:szCs w:val="22"/>
        </w:rPr>
        <w:t>Tidy-TS</w:t>
      </w:r>
      <w:r w:rsidRPr="006E2E80">
        <w:rPr>
          <w:sz w:val="22"/>
          <w:szCs w:val="22"/>
        </w:rPr>
        <w:t xml:space="preserve"> caught 62 of 65 </w:t>
      </w:r>
      <w:r w:rsidR="0000768D" w:rsidRPr="006E2E80">
        <w:rPr>
          <w:sz w:val="22"/>
          <w:szCs w:val="22"/>
        </w:rPr>
        <w:t xml:space="preserve">analytical </w:t>
      </w:r>
      <w:r w:rsidRPr="006E2E80">
        <w:rPr>
          <w:sz w:val="22"/>
          <w:szCs w:val="22"/>
        </w:rPr>
        <w:t xml:space="preserve">errors before </w:t>
      </w:r>
      <w:r w:rsidR="007437F6" w:rsidRPr="006E2E80">
        <w:rPr>
          <w:sz w:val="22"/>
          <w:szCs w:val="22"/>
        </w:rPr>
        <w:t xml:space="preserve">code </w:t>
      </w:r>
      <w:r w:rsidRPr="006E2E80">
        <w:rPr>
          <w:sz w:val="22"/>
          <w:szCs w:val="22"/>
        </w:rPr>
        <w:t xml:space="preserve">execution and </w:t>
      </w:r>
      <w:r w:rsidR="0059787C" w:rsidRPr="006E2E80">
        <w:rPr>
          <w:sz w:val="22"/>
          <w:szCs w:val="22"/>
        </w:rPr>
        <w:t xml:space="preserve">immediately </w:t>
      </w:r>
      <w:r w:rsidR="007437F6" w:rsidRPr="006E2E80">
        <w:rPr>
          <w:sz w:val="22"/>
          <w:szCs w:val="22"/>
        </w:rPr>
        <w:t xml:space="preserve">halted </w:t>
      </w:r>
      <w:r w:rsidR="00AD5F9F" w:rsidRPr="006E2E80">
        <w:rPr>
          <w:sz w:val="22"/>
          <w:szCs w:val="22"/>
        </w:rPr>
        <w:t xml:space="preserve">execution </w:t>
      </w:r>
      <w:r w:rsidR="007437F6" w:rsidRPr="006E2E80">
        <w:rPr>
          <w:sz w:val="22"/>
          <w:szCs w:val="22"/>
        </w:rPr>
        <w:t>for</w:t>
      </w:r>
      <w:r w:rsidRPr="006E2E80">
        <w:rPr>
          <w:sz w:val="22"/>
          <w:szCs w:val="22"/>
        </w:rPr>
        <w:t xml:space="preserve"> the remaining 3</w:t>
      </w:r>
      <w:r w:rsidR="0059787C" w:rsidRPr="006E2E80">
        <w:rPr>
          <w:sz w:val="22"/>
          <w:szCs w:val="22"/>
        </w:rPr>
        <w:t xml:space="preserve"> errors</w:t>
      </w:r>
      <w:r w:rsidR="006F22B0" w:rsidRPr="006E2E80">
        <w:rPr>
          <w:sz w:val="22"/>
          <w:szCs w:val="22"/>
        </w:rPr>
        <w:t>.</w:t>
      </w:r>
      <w:r w:rsidRPr="006E2E80">
        <w:rPr>
          <w:sz w:val="22"/>
          <w:szCs w:val="22"/>
        </w:rPr>
        <w:t xml:space="preserve"> </w:t>
      </w:r>
      <w:r w:rsidR="001D40DB" w:rsidRPr="006E2E80">
        <w:rPr>
          <w:sz w:val="22"/>
          <w:szCs w:val="22"/>
        </w:rPr>
        <w:t xml:space="preserve">Conversely, pandas and tidyverse silently executed 39 (60%) and 32 (49.2%) of error scenarios overall, and permitted </w:t>
      </w:r>
      <w:commentRangeStart w:id="12"/>
      <w:r w:rsidR="001D40DB" w:rsidRPr="006E2E80">
        <w:rPr>
          <w:sz w:val="22"/>
          <w:szCs w:val="22"/>
        </w:rPr>
        <w:t>silent</w:t>
      </w:r>
      <w:commentRangeEnd w:id="12"/>
      <w:r w:rsidR="00490537" w:rsidRPr="006E2E80">
        <w:rPr>
          <w:rStyle w:val="CommentReference"/>
          <w:sz w:val="22"/>
          <w:szCs w:val="22"/>
        </w:rPr>
        <w:commentReference w:id="12"/>
      </w:r>
      <w:r w:rsidR="001D40DB" w:rsidRPr="006E2E80">
        <w:rPr>
          <w:sz w:val="22"/>
          <w:szCs w:val="22"/>
        </w:rPr>
        <w:t xml:space="preserve"> errors in 100% and 88% of scenarios involving missing values, respectively. </w:t>
      </w:r>
      <w:r w:rsidRPr="006E2E80">
        <w:rPr>
          <w:i/>
          <w:iCs/>
          <w:sz w:val="22"/>
          <w:szCs w:val="22"/>
        </w:rPr>
        <w:t>Tidy-TS</w:t>
      </w:r>
      <w:r w:rsidRPr="006E2E80">
        <w:rPr>
          <w:sz w:val="22"/>
          <w:szCs w:val="22"/>
        </w:rPr>
        <w:t xml:space="preserve"> </w:t>
      </w:r>
      <w:r w:rsidR="0076201F" w:rsidRPr="006E2E80">
        <w:rPr>
          <w:sz w:val="22"/>
          <w:szCs w:val="22"/>
        </w:rPr>
        <w:t xml:space="preserve">detected </w:t>
      </w:r>
      <w:r w:rsidRPr="006E2E80">
        <w:rPr>
          <w:sz w:val="22"/>
          <w:szCs w:val="22"/>
        </w:rPr>
        <w:t>all 7</w:t>
      </w:r>
      <w:r w:rsidR="00B52604">
        <w:rPr>
          <w:sz w:val="22"/>
          <w:szCs w:val="22"/>
        </w:rPr>
        <w:t>8</w:t>
      </w:r>
      <w:r w:rsidRPr="006E2E80">
        <w:rPr>
          <w:sz w:val="22"/>
          <w:szCs w:val="22"/>
        </w:rPr>
        <w:t xml:space="preserve"> real-world bugs</w:t>
      </w:r>
      <w:r w:rsidR="0076201F" w:rsidRPr="006E2E80">
        <w:rPr>
          <w:sz w:val="22"/>
          <w:szCs w:val="22"/>
        </w:rPr>
        <w:t xml:space="preserve"> from the external collection</w:t>
      </w:r>
      <w:r w:rsidRPr="006E2E80">
        <w:rPr>
          <w:sz w:val="22"/>
          <w:szCs w:val="22"/>
        </w:rPr>
        <w:t>.</w:t>
      </w:r>
    </w:p>
    <w:p w14:paraId="5BCF8B3C" w14:textId="77777777" w:rsidR="000E256A" w:rsidRPr="006E2E80" w:rsidRDefault="00000000" w:rsidP="00940F6D">
      <w:pPr>
        <w:spacing w:line="276" w:lineRule="auto"/>
        <w:rPr>
          <w:b/>
          <w:bCs/>
        </w:rPr>
      </w:pPr>
      <w:r w:rsidRPr="006E2E80">
        <w:rPr>
          <w:b/>
          <w:bCs/>
        </w:rPr>
        <w:t>Discussion</w:t>
      </w:r>
    </w:p>
    <w:p w14:paraId="441D68FE" w14:textId="22070585" w:rsidR="00EA2CF6" w:rsidRPr="006E2E80" w:rsidRDefault="0095352A" w:rsidP="00940F6D">
      <w:pPr>
        <w:pStyle w:val="Heading3"/>
        <w:spacing w:line="276" w:lineRule="auto"/>
        <w:rPr>
          <w:b w:val="0"/>
          <w:bCs w:val="0"/>
        </w:rPr>
      </w:pPr>
      <w:r w:rsidRPr="006E2E80">
        <w:rPr>
          <w:b w:val="0"/>
          <w:bCs w:val="0"/>
        </w:rPr>
        <w:t>This</w:t>
      </w:r>
      <w:r w:rsidR="00A9458C" w:rsidRPr="006E2E80">
        <w:rPr>
          <w:b w:val="0"/>
          <w:bCs w:val="0"/>
        </w:rPr>
        <w:t xml:space="preserve"> analys</w:t>
      </w:r>
      <w:r w:rsidRPr="006E2E80">
        <w:rPr>
          <w:b w:val="0"/>
          <w:bCs w:val="0"/>
        </w:rPr>
        <w:t>i</w:t>
      </w:r>
      <w:r w:rsidR="00A9458C" w:rsidRPr="006E2E80">
        <w:rPr>
          <w:b w:val="0"/>
          <w:bCs w:val="0"/>
        </w:rPr>
        <w:t>s demonstrate</w:t>
      </w:r>
      <w:r w:rsidRPr="006E2E80">
        <w:rPr>
          <w:b w:val="0"/>
          <w:bCs w:val="0"/>
        </w:rPr>
        <w:t>s</w:t>
      </w:r>
      <w:r w:rsidR="00A9458C" w:rsidRPr="006E2E80">
        <w:rPr>
          <w:b w:val="0"/>
          <w:bCs w:val="0"/>
        </w:rPr>
        <w:t xml:space="preserve"> how </w:t>
      </w:r>
      <w:r w:rsidR="00222E8C" w:rsidRPr="006E2E80">
        <w:rPr>
          <w:b w:val="0"/>
          <w:bCs w:val="0"/>
        </w:rPr>
        <w:t>data type</w:t>
      </w:r>
      <w:r w:rsidR="00B1177C" w:rsidRPr="006E2E80">
        <w:rPr>
          <w:b w:val="0"/>
          <w:bCs w:val="0"/>
        </w:rPr>
        <w:t xml:space="preserve"> errors</w:t>
      </w:r>
      <w:r w:rsidR="00A9458C" w:rsidRPr="006E2E80">
        <w:rPr>
          <w:b w:val="0"/>
          <w:bCs w:val="0"/>
        </w:rPr>
        <w:t xml:space="preserve"> in conventional </w:t>
      </w:r>
      <w:r w:rsidR="00222E8C" w:rsidRPr="006E2E80">
        <w:rPr>
          <w:b w:val="0"/>
          <w:bCs w:val="0"/>
        </w:rPr>
        <w:t xml:space="preserve">clinical research </w:t>
      </w:r>
      <w:r w:rsidR="00A9458C" w:rsidRPr="006E2E80">
        <w:rPr>
          <w:b w:val="0"/>
          <w:bCs w:val="0"/>
        </w:rPr>
        <w:t xml:space="preserve">workflows can lead to </w:t>
      </w:r>
      <w:r w:rsidR="009D7AAF" w:rsidRPr="006E2E80">
        <w:rPr>
          <w:b w:val="0"/>
          <w:bCs w:val="0"/>
        </w:rPr>
        <w:t xml:space="preserve">incorrect </w:t>
      </w:r>
      <w:r w:rsidR="00B1177C" w:rsidRPr="006E2E80">
        <w:rPr>
          <w:b w:val="0"/>
          <w:bCs w:val="0"/>
        </w:rPr>
        <w:t xml:space="preserve">and </w:t>
      </w:r>
      <w:r w:rsidR="00A9458C" w:rsidRPr="006E2E80">
        <w:rPr>
          <w:b w:val="0"/>
          <w:bCs w:val="0"/>
        </w:rPr>
        <w:t xml:space="preserve">often silent </w:t>
      </w:r>
      <w:r w:rsidR="0024774B" w:rsidRPr="006E2E80">
        <w:rPr>
          <w:b w:val="0"/>
          <w:bCs w:val="0"/>
        </w:rPr>
        <w:t>outputs</w:t>
      </w:r>
      <w:r w:rsidR="00A9458C" w:rsidRPr="006E2E80">
        <w:rPr>
          <w:b w:val="0"/>
          <w:bCs w:val="0"/>
        </w:rPr>
        <w:t xml:space="preserve">. </w:t>
      </w:r>
      <w:r w:rsidR="00C72B7F" w:rsidRPr="006E2E80">
        <w:rPr>
          <w:b w:val="0"/>
          <w:bCs w:val="0"/>
        </w:rPr>
        <w:t xml:space="preserve">It </w:t>
      </w:r>
      <w:r w:rsidR="0024774B" w:rsidRPr="006E2E80">
        <w:rPr>
          <w:b w:val="0"/>
          <w:bCs w:val="0"/>
        </w:rPr>
        <w:t>highlights</w:t>
      </w:r>
      <w:r w:rsidR="00C72B7F" w:rsidRPr="006E2E80">
        <w:rPr>
          <w:b w:val="0"/>
          <w:bCs w:val="0"/>
        </w:rPr>
        <w:t xml:space="preserve"> how</w:t>
      </w:r>
      <w:r w:rsidR="002E7382" w:rsidRPr="006E2E80">
        <w:rPr>
          <w:b w:val="0"/>
          <w:bCs w:val="0"/>
        </w:rPr>
        <w:t xml:space="preserve"> </w:t>
      </w:r>
      <w:r w:rsidR="00A9458C" w:rsidRPr="006E2E80">
        <w:rPr>
          <w:b w:val="0"/>
          <w:bCs w:val="0"/>
        </w:rPr>
        <w:t xml:space="preserve">type-safe </w:t>
      </w:r>
      <w:r w:rsidR="002E7382" w:rsidRPr="006E2E80">
        <w:rPr>
          <w:b w:val="0"/>
          <w:bCs w:val="0"/>
        </w:rPr>
        <w:t>data analysis</w:t>
      </w:r>
      <w:r w:rsidR="00A9458C" w:rsidRPr="006E2E80">
        <w:rPr>
          <w:b w:val="0"/>
          <w:bCs w:val="0"/>
        </w:rPr>
        <w:t xml:space="preserve"> </w:t>
      </w:r>
      <w:r w:rsidR="009B7F16" w:rsidRPr="006E2E80">
        <w:rPr>
          <w:b w:val="0"/>
          <w:bCs w:val="0"/>
        </w:rPr>
        <w:t>can track</w:t>
      </w:r>
      <w:r w:rsidR="00A9458C" w:rsidRPr="006E2E80">
        <w:rPr>
          <w:b w:val="0"/>
          <w:bCs w:val="0"/>
        </w:rPr>
        <w:t xml:space="preserve"> </w:t>
      </w:r>
      <w:r w:rsidR="000C79B9" w:rsidRPr="006E2E80">
        <w:rPr>
          <w:b w:val="0"/>
          <w:bCs w:val="0"/>
        </w:rPr>
        <w:t xml:space="preserve">data types </w:t>
      </w:r>
      <w:r w:rsidR="00686834" w:rsidRPr="006E2E80">
        <w:rPr>
          <w:b w:val="0"/>
          <w:bCs w:val="0"/>
        </w:rPr>
        <w:t>and prevent</w:t>
      </w:r>
      <w:r w:rsidR="009B7F16" w:rsidRPr="006E2E80">
        <w:rPr>
          <w:b w:val="0"/>
          <w:bCs w:val="0"/>
        </w:rPr>
        <w:t xml:space="preserve"> an important class of</w:t>
      </w:r>
      <w:r w:rsidR="00686834" w:rsidRPr="006E2E80">
        <w:rPr>
          <w:b w:val="0"/>
          <w:bCs w:val="0"/>
        </w:rPr>
        <w:t xml:space="preserve"> error</w:t>
      </w:r>
      <w:r w:rsidR="009B7F16" w:rsidRPr="006E2E80">
        <w:rPr>
          <w:b w:val="0"/>
          <w:bCs w:val="0"/>
        </w:rPr>
        <w:t>s</w:t>
      </w:r>
      <w:r w:rsidR="00A9458C" w:rsidRPr="006E2E80">
        <w:rPr>
          <w:b w:val="0"/>
          <w:bCs w:val="0"/>
        </w:rPr>
        <w:t xml:space="preserve">. </w:t>
      </w:r>
    </w:p>
    <w:p w14:paraId="3751BD34" w14:textId="77777777" w:rsidR="00EA2CF6" w:rsidRPr="006E2E80" w:rsidRDefault="00EA2CF6" w:rsidP="00940F6D">
      <w:pPr>
        <w:pStyle w:val="Heading3"/>
        <w:spacing w:line="276" w:lineRule="auto"/>
        <w:rPr>
          <w:b w:val="0"/>
          <w:bCs w:val="0"/>
        </w:rPr>
      </w:pPr>
    </w:p>
    <w:p w14:paraId="55D44111" w14:textId="77777777" w:rsidR="005233BB" w:rsidRPr="006E2E80" w:rsidRDefault="00000000" w:rsidP="00940F6D">
      <w:pPr>
        <w:pStyle w:val="Heading3"/>
        <w:spacing w:line="276" w:lineRule="auto"/>
      </w:pPr>
      <w:r w:rsidRPr="006E2E80">
        <w:t>Conclusion</w:t>
      </w:r>
    </w:p>
    <w:p w14:paraId="4AD10676" w14:textId="5FB15260" w:rsidR="00D303F5" w:rsidRPr="006E2E80" w:rsidRDefault="00D303F5" w:rsidP="00940F6D">
      <w:pPr>
        <w:pStyle w:val="FirstParagraph"/>
        <w:spacing w:line="276" w:lineRule="auto"/>
      </w:pPr>
      <w:r w:rsidRPr="006E2E80">
        <w:rPr>
          <w:i/>
          <w:iCs/>
        </w:rPr>
        <w:t>Tidy-TS</w:t>
      </w:r>
      <w:r w:rsidRPr="006E2E80">
        <w:t xml:space="preserve"> is a </w:t>
      </w:r>
      <w:r w:rsidR="00895C04">
        <w:t xml:space="preserve">novel </w:t>
      </w:r>
      <w:r w:rsidRPr="006E2E80">
        <w:t xml:space="preserve">open-source data analysis framework </w:t>
      </w:r>
      <w:r w:rsidR="00895C04">
        <w:t>designed to</w:t>
      </w:r>
      <w:r w:rsidRPr="006E2E80">
        <w:t xml:space="preserve"> prevent a </w:t>
      </w:r>
      <w:r w:rsidR="001B5E47" w:rsidRPr="006E2E80">
        <w:t>pervasive</w:t>
      </w:r>
      <w:r w:rsidRPr="006E2E80">
        <w:t xml:space="preserve"> class of silent errors in clinical data analysis</w:t>
      </w:r>
      <w:ins w:id="13" w:author="Ken Kawamoto" w:date="2026-05-29T07:42:00Z" w16du:dateUtc="2026-05-29T13:42:00Z">
        <w:r w:rsidR="00490537">
          <w:t xml:space="preserve"> pri</w:t>
        </w:r>
      </w:ins>
      <w:ins w:id="14" w:author="Ken Kawamoto" w:date="2026-05-29T07:43:00Z" w16du:dateUtc="2026-05-29T13:43:00Z">
        <w:r w:rsidR="00490537">
          <w:t>marily</w:t>
        </w:r>
      </w:ins>
      <w:r w:rsidRPr="006E2E80">
        <w:t xml:space="preserve"> before </w:t>
      </w:r>
      <w:commentRangeStart w:id="15"/>
      <w:r w:rsidRPr="006E2E80">
        <w:t>code execution</w:t>
      </w:r>
      <w:commentRangeEnd w:id="15"/>
      <w:r w:rsidR="00490537" w:rsidRPr="006E2E80">
        <w:rPr>
          <w:rStyle w:val="CommentReference"/>
          <w:sz w:val="22"/>
          <w:szCs w:val="22"/>
        </w:rPr>
        <w:commentReference w:id="15"/>
      </w:r>
      <w:r w:rsidRPr="006E2E80">
        <w:t xml:space="preserve">. </w:t>
      </w:r>
      <w:r w:rsidR="00CE38A1" w:rsidRPr="006E2E80">
        <w:rPr>
          <w:i/>
          <w:iCs/>
        </w:rPr>
        <w:t xml:space="preserve">Tidy-TS </w:t>
      </w:r>
      <w:r w:rsidRPr="006E2E80">
        <w:t>offers a guardrail that directly addresses a well-documented source of error in clinical and translational research.</w:t>
      </w:r>
    </w:p>
    <w:p w14:paraId="4FF1BC2D" w14:textId="77777777" w:rsidR="005233BB" w:rsidRPr="006E2E80" w:rsidRDefault="00000000" w:rsidP="00940F6D">
      <w:pPr>
        <w:pStyle w:val="Heading2"/>
        <w:spacing w:line="276" w:lineRule="auto"/>
      </w:pPr>
      <w:bookmarkStart w:id="16" w:name="background-and-significance"/>
      <w:bookmarkEnd w:id="1"/>
      <w:bookmarkEnd w:id="11"/>
      <w:r w:rsidRPr="006E2E80">
        <w:t>Background and Significance</w:t>
      </w:r>
    </w:p>
    <w:p w14:paraId="07CCE5FD" w14:textId="77777777" w:rsidR="00C43B66" w:rsidRPr="006E2E80" w:rsidRDefault="00C43B66" w:rsidP="00940F6D">
      <w:pPr>
        <w:pStyle w:val="FirstParagraph"/>
        <w:spacing w:line="276" w:lineRule="auto"/>
      </w:pPr>
      <w:bookmarkStart w:id="17" w:name="X1fbc8a56043a34c2829202638f9c470d2eb4263"/>
      <w:r w:rsidRPr="006E2E80">
        <w:t xml:space="preserve">Whether for research studies, quality improvement, or </w:t>
      </w:r>
      <w:r w:rsidR="00FA07C6" w:rsidRPr="006E2E80">
        <w:t xml:space="preserve">clinical </w:t>
      </w:r>
      <w:r w:rsidRPr="006E2E80">
        <w:t xml:space="preserve">operations, clinical data analysis involves many individual </w:t>
      </w:r>
      <w:r w:rsidR="000A36C7" w:rsidRPr="006E2E80">
        <w:t>data processing</w:t>
      </w:r>
      <w:r w:rsidRPr="006E2E80">
        <w:t xml:space="preserve"> steps. A </w:t>
      </w:r>
      <w:r w:rsidR="00FA6BE7" w:rsidRPr="006E2E80">
        <w:t>standard</w:t>
      </w:r>
      <w:r w:rsidR="004807B6" w:rsidRPr="006E2E80">
        <w:t xml:space="preserve"> </w:t>
      </w:r>
      <w:r w:rsidRPr="006E2E80">
        <w:t xml:space="preserve">workflow might query patient data </w:t>
      </w:r>
      <w:r w:rsidRPr="006E2E80">
        <w:lastRenderedPageBreak/>
        <w:t>from a database or import it from a CSV file, reorganize it, combine it with data from other sources, calculate new values, summarize the results, and run statistical tests.</w:t>
      </w:r>
    </w:p>
    <w:p w14:paraId="5A9FD401" w14:textId="77777777" w:rsidR="00C43B66" w:rsidRPr="006E2E80" w:rsidRDefault="00C43B66" w:rsidP="00940F6D">
      <w:pPr>
        <w:pStyle w:val="BodyText"/>
        <w:spacing w:line="276" w:lineRule="auto"/>
      </w:pPr>
      <w:r w:rsidRPr="006E2E80">
        <w:t xml:space="preserve">While these steps are routine, they are also error-prone. Some errors may be small and benign such as a typo when spelling the name of a CSV file. Others can have consequences large enough to change study conclusions. One review of 884 retracted articles in clinical and translational research found that 28% described problems preparing or analyzing data.[1] Minimizing these types of errors has been identified as a priority for clinical </w:t>
      </w:r>
      <w:commentRangeStart w:id="18"/>
      <w:r w:rsidRPr="006E2E80">
        <w:t>research</w:t>
      </w:r>
      <w:commentRangeEnd w:id="18"/>
      <w:r w:rsidR="00490537" w:rsidRPr="006E2E80">
        <w:rPr>
          <w:rStyle w:val="CommentReference"/>
          <w:sz w:val="22"/>
          <w:szCs w:val="22"/>
        </w:rPr>
        <w:commentReference w:id="18"/>
      </w:r>
      <w:r w:rsidRPr="006E2E80">
        <w:t>.</w:t>
      </w:r>
    </w:p>
    <w:p w14:paraId="409513F0" w14:textId="77777777" w:rsidR="00C43B66" w:rsidRPr="006E2E80" w:rsidRDefault="00C43B66" w:rsidP="00940F6D">
      <w:pPr>
        <w:pStyle w:val="BodyText"/>
        <w:spacing w:line="276" w:lineRule="auto"/>
      </w:pPr>
      <w:r w:rsidRPr="006E2E80">
        <w:t>Errors in analytical code can manifest in one of several ways. Some errors lead the code to halt as soon as the error is encountered. Some are more insidious, silently allowing code to run fully but corrupting results in ways that can be nuanced and hard to detect. These silent errors commonly involve issues related to the underlying type of data that code is trying to access or change</w:t>
      </w:r>
      <w:commentRangeStart w:id="19"/>
      <w:r w:rsidRPr="006E2E80">
        <w:t xml:space="preserve">. Non-technical researchers might be surprised to find that </w:t>
      </w:r>
      <w:commentRangeEnd w:id="19"/>
      <w:r w:rsidR="00490537" w:rsidRPr="006E2E80">
        <w:rPr>
          <w:rStyle w:val="CommentReference"/>
          <w:sz w:val="22"/>
          <w:szCs w:val="22"/>
        </w:rPr>
        <w:commentReference w:id="19"/>
      </w:r>
      <w:r w:rsidRPr="006E2E80">
        <w:t>it is altogether an easy mistake to accidentally multiply a word by a number or combine two datasets in a way that silently drops hundreds of patients from a study.</w:t>
      </w:r>
    </w:p>
    <w:p w14:paraId="322AB568" w14:textId="68827AC6" w:rsidR="00E116AD" w:rsidRPr="006E2E80" w:rsidRDefault="005722FF" w:rsidP="00940F6D">
      <w:pPr>
        <w:pStyle w:val="BodyText"/>
        <w:spacing w:line="276" w:lineRule="auto"/>
      </w:pPr>
      <w:r w:rsidRPr="006E2E80">
        <w:t>Although these mistakes pose serious risks to clinical research</w:t>
      </w:r>
      <w:r w:rsidR="007719B4" w:rsidRPr="006E2E80">
        <w:t xml:space="preserve">, </w:t>
      </w:r>
      <w:r w:rsidRPr="006E2E80">
        <w:t xml:space="preserve">they stem from a broader challenge found across all of software development. </w:t>
      </w:r>
      <w:r w:rsidR="006E3FF2" w:rsidRPr="006E2E80">
        <w:t xml:space="preserve">This challenge is accelerating as analysts increasingly rely on </w:t>
      </w:r>
      <w:commentRangeStart w:id="20"/>
      <w:r w:rsidR="006E3FF2" w:rsidRPr="006E2E80">
        <w:t>AI</w:t>
      </w:r>
      <w:commentRangeEnd w:id="20"/>
      <w:r w:rsidR="00490537" w:rsidRPr="006E2E80">
        <w:rPr>
          <w:rStyle w:val="CommentReference"/>
          <w:sz w:val="22"/>
          <w:szCs w:val="22"/>
        </w:rPr>
        <w:commentReference w:id="20"/>
      </w:r>
      <w:r w:rsidR="006E3FF2" w:rsidRPr="006E2E80">
        <w:t xml:space="preserve">-assisted programming tools, </w:t>
      </w:r>
      <w:r w:rsidR="00FE4BAD" w:rsidRPr="006E2E80">
        <w:t>as</w:t>
      </w:r>
      <w:r w:rsidR="006E3FF2" w:rsidRPr="006E2E80">
        <w:t xml:space="preserve"> AI-generated code often contains subtle logical </w:t>
      </w:r>
      <w:commentRangeStart w:id="21"/>
      <w:r w:rsidR="006E3FF2" w:rsidRPr="006E2E80">
        <w:t>flaws</w:t>
      </w:r>
      <w:commentRangeEnd w:id="21"/>
      <w:r w:rsidR="00490537" w:rsidRPr="006E2E80">
        <w:rPr>
          <w:rStyle w:val="CommentReference"/>
          <w:sz w:val="22"/>
          <w:szCs w:val="22"/>
        </w:rPr>
        <w:commentReference w:id="21"/>
      </w:r>
      <w:r w:rsidR="006E3FF2" w:rsidRPr="006E2E80">
        <w:t xml:space="preserve">. </w:t>
      </w:r>
      <w:r w:rsidRPr="006E2E80">
        <w:t xml:space="preserve">To minimize these errors the software industry has introduced safeguards like automated test suites, strict validation frameworks, and peer </w:t>
      </w:r>
      <w:commentRangeStart w:id="22"/>
      <w:r w:rsidRPr="006E2E80">
        <w:t>reviews</w:t>
      </w:r>
      <w:commentRangeEnd w:id="22"/>
      <w:r w:rsidR="00490537" w:rsidRPr="006E2E80">
        <w:rPr>
          <w:rStyle w:val="CommentReference"/>
          <w:sz w:val="22"/>
          <w:szCs w:val="22"/>
        </w:rPr>
        <w:commentReference w:id="22"/>
      </w:r>
      <w:r w:rsidRPr="006E2E80">
        <w:t xml:space="preserve">. </w:t>
      </w:r>
      <w:r w:rsidR="007618AF" w:rsidRPr="006E2E80">
        <w:t>W</w:t>
      </w:r>
      <w:r w:rsidRPr="006E2E80">
        <w:t>hile these development practices can significantly reduce bugs</w:t>
      </w:r>
      <w:r w:rsidR="00810CD0" w:rsidRPr="006E2E80">
        <w:t>,</w:t>
      </w:r>
      <w:r w:rsidRPr="006E2E80">
        <w:t xml:space="preserve"> they cannot fully eliminate risks that are inherent to the design of the programming languages themselves.</w:t>
      </w:r>
      <w:r w:rsidR="00D45F44" w:rsidRPr="006E2E80">
        <w:t xml:space="preserve"> </w:t>
      </w:r>
    </w:p>
    <w:p w14:paraId="2B7E1ABE" w14:textId="3D961DA9" w:rsidR="005233BB" w:rsidRPr="006E2E80" w:rsidRDefault="00D45F44" w:rsidP="00940F6D">
      <w:pPr>
        <w:pStyle w:val="BodyText"/>
        <w:spacing w:line="276" w:lineRule="auto"/>
      </w:pPr>
      <w:r w:rsidRPr="006E2E80">
        <w:t xml:space="preserve">Most clinical data analysis is performed in </w:t>
      </w:r>
      <w:r w:rsidR="0003044E" w:rsidRPr="006E2E80">
        <w:t xml:space="preserve">dynamically typed languages like </w:t>
      </w:r>
      <w:r w:rsidRPr="006E2E80">
        <w:t xml:space="preserve">Python or </w:t>
      </w:r>
      <w:commentRangeStart w:id="23"/>
      <w:r w:rsidRPr="006E2E80">
        <w:t>R</w:t>
      </w:r>
      <w:commentRangeEnd w:id="23"/>
      <w:r w:rsidR="00490537" w:rsidRPr="006E2E80">
        <w:rPr>
          <w:rStyle w:val="CommentReference"/>
          <w:sz w:val="22"/>
          <w:szCs w:val="22"/>
        </w:rPr>
        <w:commentReference w:id="23"/>
      </w:r>
      <w:r w:rsidRPr="006E2E80">
        <w:t xml:space="preserve">. </w:t>
      </w:r>
      <w:r w:rsidR="00265C12" w:rsidRPr="006E2E80">
        <w:t>Both languages can surface errors during code execution, but these checks typically only confirm whether a</w:t>
      </w:r>
      <w:r w:rsidR="00400576" w:rsidRPr="006E2E80">
        <w:t xml:space="preserve"> given line of code can technically run with some data</w:t>
      </w:r>
      <w:r w:rsidR="00265C12" w:rsidRPr="006E2E80">
        <w:t xml:space="preserve">. There is no inherent mechanism for </w:t>
      </w:r>
      <w:r w:rsidR="00D85378" w:rsidRPr="006E2E80">
        <w:t xml:space="preserve">broadly enforcing that </w:t>
      </w:r>
      <w:r w:rsidR="00400576" w:rsidRPr="006E2E80">
        <w:t>the data accessed when the code runs actually</w:t>
      </w:r>
      <w:r w:rsidR="00D85378" w:rsidRPr="006E2E80">
        <w:t xml:space="preserve"> </w:t>
      </w:r>
      <w:r w:rsidR="00400576" w:rsidRPr="006E2E80">
        <w:t>aligns with the</w:t>
      </w:r>
      <w:r w:rsidR="00D85378" w:rsidRPr="006E2E80">
        <w:t xml:space="preserve"> data an analyst </w:t>
      </w:r>
      <w:r w:rsidR="00400576" w:rsidRPr="006E2E80">
        <w:t>expected</w:t>
      </w:r>
      <w:r w:rsidR="00D85378" w:rsidRPr="006E2E80">
        <w:t xml:space="preserve"> throughout an analytical pipeline. For example, in Python, the numeric value `1` and the boolean value “True” </w:t>
      </w:r>
      <w:r w:rsidR="00291EB5" w:rsidRPr="006E2E80">
        <w:t>can be used interchangeably</w:t>
      </w:r>
      <w:r w:rsidR="00D85378" w:rsidRPr="006E2E80">
        <w:t xml:space="preserve"> in many operations. </w:t>
      </w:r>
      <w:r w:rsidR="009B1EE4" w:rsidRPr="006E2E80">
        <w:t xml:space="preserve">A string of characters, such as “MISSING”, </w:t>
      </w:r>
      <w:r w:rsidR="005D662B" w:rsidRPr="006E2E80">
        <w:t>can technically be</w:t>
      </w:r>
      <w:r w:rsidR="00637341" w:rsidRPr="006E2E80">
        <w:t xml:space="preserve"> </w:t>
      </w:r>
      <w:r w:rsidR="009B1EE4" w:rsidRPr="006E2E80">
        <w:t>multiplied by 2 and result</w:t>
      </w:r>
      <w:r w:rsidR="005D662B" w:rsidRPr="006E2E80">
        <w:t>s</w:t>
      </w:r>
      <w:r w:rsidR="009B1EE4" w:rsidRPr="006E2E80">
        <w:t xml:space="preserve"> in a value “MISSINGMISSING”</w:t>
      </w:r>
      <w:r w:rsidR="00A6166A">
        <w:t>.</w:t>
      </w:r>
      <w:r w:rsidR="009B1EE4" w:rsidRPr="006E2E80">
        <w:t xml:space="preserve"> </w:t>
      </w:r>
      <w:r w:rsidR="00D85378" w:rsidRPr="006E2E80">
        <w:t xml:space="preserve">As a result, logically incorrect operations may still execute successfully without warning and lead to downstream incorrect results. </w:t>
      </w:r>
    </w:p>
    <w:p w14:paraId="1FD4BB33" w14:textId="2BEFDF84" w:rsidR="005233BB" w:rsidRPr="006E2E80" w:rsidRDefault="00000000" w:rsidP="00940F6D">
      <w:pPr>
        <w:pStyle w:val="BodyText"/>
        <w:spacing w:line="276" w:lineRule="auto"/>
      </w:pPr>
      <w:r w:rsidRPr="006E2E80">
        <w:t xml:space="preserve">In contrast, </w:t>
      </w:r>
      <w:r w:rsidR="0053505D" w:rsidRPr="006E2E80">
        <w:t>statically typed</w:t>
      </w:r>
      <w:r w:rsidRPr="006E2E80">
        <w:t xml:space="preserve"> programming languages are designed to catch these kinds of silent errors before the code runs. They use a compiler to keep track of what kind of data each variable is expected to contain. Prior to running the code, the compiler can pre-emptively detect if there are operations that do not align with the expected data types. It does this by monitoring how operations, throughout a program, may change the data type or introduce missing values. This kind of pre-execution type check is known as compile-time checking, and its theoretical foundation is well established.[2][3] Empirical studies of static type systems in JavaScript and Python have shown that 11–18% of real-world bugs would have been caught at compile time.[4][5]</w:t>
      </w:r>
    </w:p>
    <w:p w14:paraId="053FC303" w14:textId="1968C319" w:rsidR="00221018" w:rsidRPr="006E2E80" w:rsidRDefault="00F01925" w:rsidP="00940F6D">
      <w:pPr>
        <w:pStyle w:val="BodyText"/>
        <w:spacing w:line="276" w:lineRule="auto"/>
      </w:pPr>
      <w:r w:rsidRPr="006E2E80">
        <w:t xml:space="preserve">Catching errors before any analytical code runs provides additional safeguards that are particularly relevant to clinical data processing. For complex research workflows, discovering an error hours into a computationally expensive analysis can waste valuable computational </w:t>
      </w:r>
      <w:r w:rsidRPr="006E2E80">
        <w:lastRenderedPageBreak/>
        <w:t xml:space="preserve">resources and delays results. Worse, if the error does not halt execution, the script may output a </w:t>
      </w:r>
      <w:r w:rsidR="000757D4" w:rsidRPr="006E2E80">
        <w:t>seemingly accurate</w:t>
      </w:r>
      <w:r w:rsidRPr="006E2E80">
        <w:t xml:space="preserve"> </w:t>
      </w:r>
      <w:r w:rsidR="000757D4" w:rsidRPr="006E2E80">
        <w:t xml:space="preserve">output with </w:t>
      </w:r>
      <w:commentRangeStart w:id="24"/>
      <w:r w:rsidR="000757D4" w:rsidRPr="006E2E80">
        <w:t>subtle</w:t>
      </w:r>
      <w:commentRangeEnd w:id="24"/>
      <w:r w:rsidR="00650F0F" w:rsidRPr="006E2E80">
        <w:rPr>
          <w:rStyle w:val="CommentReference"/>
          <w:sz w:val="22"/>
          <w:szCs w:val="22"/>
        </w:rPr>
        <w:commentReference w:id="24"/>
      </w:r>
      <w:r w:rsidR="000757D4" w:rsidRPr="006E2E80">
        <w:t xml:space="preserve"> incorrect results. </w:t>
      </w:r>
      <w:r w:rsidRPr="006E2E80">
        <w:t xml:space="preserve">Furthermore, as analytical and predictive models are increasingly deployed directly into production </w:t>
      </w:r>
      <w:r w:rsidR="00295270" w:rsidRPr="006E2E80">
        <w:t>through</w:t>
      </w:r>
      <w:r w:rsidRPr="006E2E80">
        <w:t xml:space="preserve"> </w:t>
      </w:r>
      <w:r w:rsidR="00295270" w:rsidRPr="006E2E80">
        <w:t>clinical decision support tools</w:t>
      </w:r>
      <w:r w:rsidRPr="006E2E80">
        <w:t xml:space="preserve">, the consequences of runtime errors </w:t>
      </w:r>
      <w:r w:rsidR="00531AD7" w:rsidRPr="006E2E80">
        <w:t xml:space="preserve">can </w:t>
      </w:r>
      <w:r w:rsidRPr="006E2E80">
        <w:t xml:space="preserve">scale. </w:t>
      </w:r>
      <w:r w:rsidR="00531AD7" w:rsidRPr="006E2E80">
        <w:t>An</w:t>
      </w:r>
      <w:r w:rsidRPr="006E2E80">
        <w:t xml:space="preserve"> unexpected</w:t>
      </w:r>
      <w:r w:rsidR="00531AD7" w:rsidRPr="006E2E80">
        <w:t xml:space="preserve"> crash</w:t>
      </w:r>
      <w:r w:rsidRPr="006E2E80">
        <w:t xml:space="preserve"> or a silent error </w:t>
      </w:r>
      <w:r w:rsidR="00531AD7" w:rsidRPr="006E2E80">
        <w:t>might</w:t>
      </w:r>
      <w:r w:rsidRPr="006E2E80">
        <w:t xml:space="preserve"> result in a partially updated database or an incorrect clinical alert being triggered before the issue is caught.</w:t>
      </w:r>
    </w:p>
    <w:p w14:paraId="4E13108A" w14:textId="5C9F35AE" w:rsidR="00221018" w:rsidRPr="006E2E80" w:rsidRDefault="00221018" w:rsidP="00940F6D">
      <w:pPr>
        <w:pStyle w:val="BodyText"/>
        <w:spacing w:line="276" w:lineRule="auto"/>
      </w:pPr>
      <w:r w:rsidRPr="006E2E80">
        <w:t xml:space="preserve">TypeScript is a programming language with compile-time type checking that is already used in clinical informatics for health data standards, web dashboards, and data services.[6][7] Despite this adoption, TypeScript has not traditionally been used as a primary language for data analysis itself. Extending TypeScript to support data analysis offers a promising mechanism to reduce certain categories of </w:t>
      </w:r>
      <w:r w:rsidR="005D1738" w:rsidRPr="006E2E80">
        <w:t>analytical</w:t>
      </w:r>
      <w:r w:rsidRPr="006E2E80">
        <w:t xml:space="preserve"> errors and support increasing regulatory expectations for formal evaluation of data quality in clinical software.[8][9]</w:t>
      </w:r>
      <w:del w:id="25" w:author="Ken Kawamoto" w:date="2026-05-29T07:50:00Z" w16du:dateUtc="2026-05-29T13:50:00Z">
        <w:r w:rsidRPr="006E2E80" w:rsidDel="00650F0F">
          <w:delText xml:space="preserve">. </w:delText>
        </w:r>
      </w:del>
    </w:p>
    <w:p w14:paraId="23D451C3" w14:textId="70D41286" w:rsidR="00621B92" w:rsidRPr="006E2E80" w:rsidRDefault="00221018" w:rsidP="00940F6D">
      <w:pPr>
        <w:pStyle w:val="BodyText"/>
        <w:spacing w:line="276" w:lineRule="auto"/>
      </w:pPr>
      <w:r w:rsidRPr="006E2E80">
        <w:t xml:space="preserve">We therefore evaluated whether </w:t>
      </w:r>
      <w:r w:rsidR="004926CA" w:rsidRPr="006E2E80">
        <w:rPr>
          <w:i/>
          <w:iCs/>
        </w:rPr>
        <w:t xml:space="preserve">Tidy-TS, </w:t>
      </w:r>
      <w:r w:rsidRPr="006E2E80">
        <w:t xml:space="preserve">a novel </w:t>
      </w:r>
      <w:commentRangeStart w:id="26"/>
      <w:r w:rsidRPr="006E2E80">
        <w:t>data</w:t>
      </w:r>
      <w:commentRangeEnd w:id="26"/>
      <w:r w:rsidR="00650F0F" w:rsidRPr="006E2E80">
        <w:rPr>
          <w:rStyle w:val="CommentReference"/>
          <w:sz w:val="22"/>
          <w:szCs w:val="22"/>
        </w:rPr>
        <w:commentReference w:id="26"/>
      </w:r>
      <w:r w:rsidRPr="006E2E80">
        <w:t xml:space="preserve"> analysis framework built in TypeScript</w:t>
      </w:r>
      <w:r w:rsidR="004926CA" w:rsidRPr="006E2E80">
        <w:t xml:space="preserve">, </w:t>
      </w:r>
      <w:r w:rsidRPr="006E2E80">
        <w:t xml:space="preserve">can detect common clinical data processing errors that would otherwise remain undetected in conventional </w:t>
      </w:r>
      <w:commentRangeStart w:id="27"/>
      <w:r w:rsidRPr="006E2E80">
        <w:t>Python</w:t>
      </w:r>
      <w:commentRangeEnd w:id="27"/>
      <w:r w:rsidR="00650F0F" w:rsidRPr="006E2E80">
        <w:rPr>
          <w:rStyle w:val="CommentReference"/>
          <w:sz w:val="22"/>
          <w:szCs w:val="22"/>
        </w:rPr>
        <w:commentReference w:id="27"/>
      </w:r>
      <w:r w:rsidRPr="006E2E80">
        <w:t xml:space="preserve"> and R workflows, and we characterize the practical limits of this approach.</w:t>
      </w:r>
    </w:p>
    <w:p w14:paraId="23516B86" w14:textId="77777777" w:rsidR="005233BB" w:rsidRPr="006E2E80" w:rsidRDefault="00000000" w:rsidP="00940F6D">
      <w:pPr>
        <w:pStyle w:val="Heading2"/>
        <w:spacing w:line="276" w:lineRule="auto"/>
      </w:pPr>
      <w:bookmarkStart w:id="28" w:name="objective-1"/>
      <w:bookmarkEnd w:id="16"/>
      <w:bookmarkEnd w:id="17"/>
      <w:r w:rsidRPr="006E2E80">
        <w:t>Objective</w:t>
      </w:r>
    </w:p>
    <w:p w14:paraId="0596CAAD" w14:textId="4124D716" w:rsidR="005233BB" w:rsidRPr="006E2E80" w:rsidRDefault="00000000" w:rsidP="00940F6D">
      <w:pPr>
        <w:pStyle w:val="FirstParagraph"/>
        <w:spacing w:line="276" w:lineRule="auto"/>
      </w:pPr>
      <w:r w:rsidRPr="006E2E80">
        <w:t xml:space="preserve">The evaluation of </w:t>
      </w:r>
      <w:r w:rsidRPr="006E2E80">
        <w:rPr>
          <w:i/>
          <w:iCs/>
        </w:rPr>
        <w:t xml:space="preserve">Tidy-TS </w:t>
      </w:r>
      <w:r w:rsidRPr="006E2E80">
        <w:t xml:space="preserve">addressed three </w:t>
      </w:r>
      <w:r w:rsidR="004926CA" w:rsidRPr="006E2E80">
        <w:t xml:space="preserve">primary </w:t>
      </w:r>
      <w:r w:rsidRPr="006E2E80">
        <w:t>questions</w:t>
      </w:r>
      <w:r w:rsidR="004926CA" w:rsidRPr="006E2E80">
        <w:t>:</w:t>
      </w:r>
    </w:p>
    <w:p w14:paraId="252D4E18" w14:textId="5CF28B95" w:rsidR="004926CA" w:rsidRPr="006E2E80" w:rsidRDefault="004926CA" w:rsidP="00940F6D">
      <w:pPr>
        <w:pStyle w:val="Compact"/>
        <w:numPr>
          <w:ilvl w:val="0"/>
          <w:numId w:val="2"/>
        </w:numPr>
        <w:spacing w:line="276" w:lineRule="auto"/>
      </w:pPr>
      <w:r w:rsidRPr="006E2E80">
        <w:t>Can TypeScript's compile-time checking accurately track column names, data types, and missing values throughout standard clinical data processing steps to catch errors before code execution?</w:t>
      </w:r>
    </w:p>
    <w:p w14:paraId="4FA30B84" w14:textId="7E6C50B5" w:rsidR="004926CA" w:rsidRPr="006E2E80" w:rsidRDefault="004926CA" w:rsidP="00940F6D">
      <w:pPr>
        <w:pStyle w:val="Compact"/>
        <w:numPr>
          <w:ilvl w:val="0"/>
          <w:numId w:val="2"/>
        </w:numPr>
        <w:spacing w:line="276" w:lineRule="auto"/>
      </w:pPr>
      <w:r w:rsidRPr="006E2E80">
        <w:t>How does error detection in Tidy-TS compare to conventional analytical workflows in Python (</w:t>
      </w:r>
      <w:commentRangeStart w:id="29"/>
      <w:r w:rsidRPr="006E2E80">
        <w:t>pandas</w:t>
      </w:r>
      <w:commentRangeEnd w:id="29"/>
      <w:r w:rsidR="00650F0F" w:rsidRPr="006E2E80">
        <w:rPr>
          <w:rStyle w:val="CommentReference"/>
          <w:sz w:val="22"/>
          <w:szCs w:val="22"/>
        </w:rPr>
        <w:commentReference w:id="29"/>
      </w:r>
      <w:r w:rsidRPr="006E2E80">
        <w:t>) and R (tidyverse) when exposed to equivalent clinical data errors?</w:t>
      </w:r>
    </w:p>
    <w:p w14:paraId="087932E9" w14:textId="70CC546D" w:rsidR="004926CA" w:rsidRPr="006E2E80" w:rsidRDefault="004926CA" w:rsidP="00940F6D">
      <w:pPr>
        <w:pStyle w:val="Compact"/>
        <w:numPr>
          <w:ilvl w:val="0"/>
          <w:numId w:val="2"/>
        </w:numPr>
        <w:spacing w:line="276" w:lineRule="auto"/>
      </w:pPr>
      <w:r w:rsidRPr="006E2E80">
        <w:t>What are the practical boundaries of compile-time checking, and under what conditions does runtime validation remain necessary?</w:t>
      </w:r>
    </w:p>
    <w:p w14:paraId="65FD58F3" w14:textId="77777777" w:rsidR="004926CA" w:rsidRPr="006E2E80" w:rsidRDefault="004926CA" w:rsidP="00940F6D">
      <w:pPr>
        <w:pStyle w:val="Compact"/>
        <w:spacing w:line="276" w:lineRule="auto"/>
      </w:pPr>
    </w:p>
    <w:p w14:paraId="7F1DF6AF" w14:textId="77777777" w:rsidR="005233BB" w:rsidRPr="006E2E80" w:rsidRDefault="00000000" w:rsidP="00940F6D">
      <w:pPr>
        <w:pStyle w:val="Heading2"/>
        <w:spacing w:line="276" w:lineRule="auto"/>
      </w:pPr>
      <w:bookmarkStart w:id="30" w:name="materials-and-methods-1"/>
      <w:bookmarkEnd w:id="28"/>
      <w:r w:rsidRPr="006E2E80">
        <w:t>Materials and Methods</w:t>
      </w:r>
    </w:p>
    <w:p w14:paraId="3B8DA45D" w14:textId="77777777" w:rsidR="005233BB" w:rsidRPr="006E2E80" w:rsidRDefault="005233BB" w:rsidP="00940F6D">
      <w:pPr>
        <w:pStyle w:val="SpacerHeading"/>
        <w:spacing w:line="276" w:lineRule="auto"/>
        <w:rPr>
          <w:sz w:val="22"/>
          <w:szCs w:val="22"/>
        </w:rPr>
      </w:pPr>
      <w:bookmarkStart w:id="31" w:name="system-design"/>
    </w:p>
    <w:p w14:paraId="43E76950" w14:textId="77777777" w:rsidR="005233BB" w:rsidRPr="006E2E80" w:rsidRDefault="00000000" w:rsidP="00940F6D">
      <w:pPr>
        <w:pStyle w:val="Heading3"/>
        <w:spacing w:line="276" w:lineRule="auto"/>
        <w:rPr>
          <w:b w:val="0"/>
          <w:bCs w:val="0"/>
          <w:i/>
          <w:iCs/>
        </w:rPr>
      </w:pPr>
      <w:r w:rsidRPr="006E2E80">
        <w:rPr>
          <w:b w:val="0"/>
          <w:bCs w:val="0"/>
          <w:i/>
          <w:iCs/>
        </w:rPr>
        <w:t>System Design</w:t>
      </w:r>
    </w:p>
    <w:p w14:paraId="1FC000A0" w14:textId="2412F2AF" w:rsidR="005233BB" w:rsidRPr="006E2E80" w:rsidRDefault="00000000" w:rsidP="00940F6D">
      <w:pPr>
        <w:pStyle w:val="FirstParagraph"/>
        <w:spacing w:line="276" w:lineRule="auto"/>
      </w:pPr>
      <w:r w:rsidRPr="006E2E80">
        <w:rPr>
          <w:i/>
          <w:iCs/>
        </w:rPr>
        <w:t>Tidy-TS</w:t>
      </w:r>
      <w:r w:rsidRPr="006E2E80">
        <w:t xml:space="preserve"> is a TypeScript framework for working with datasets. </w:t>
      </w:r>
      <w:r w:rsidR="00C87256" w:rsidRPr="006E2E80">
        <w:t>It represents the data</w:t>
      </w:r>
      <w:r w:rsidR="008E27B0" w:rsidRPr="006E2E80">
        <w:t>set</w:t>
      </w:r>
      <w:r w:rsidR="00C87256" w:rsidRPr="006E2E80">
        <w:t xml:space="preserve"> </w:t>
      </w:r>
      <w:r w:rsidR="008A07FE" w:rsidRPr="006E2E80">
        <w:t>as</w:t>
      </w:r>
      <w:r w:rsidR="00C87256" w:rsidRPr="006E2E80">
        <w:t xml:space="preserve"> a </w:t>
      </w:r>
      <w:r w:rsidR="00C87256" w:rsidRPr="006E2E80">
        <w:rPr>
          <w:i/>
          <w:iCs/>
        </w:rPr>
        <w:t>dataframe</w:t>
      </w:r>
      <w:r w:rsidR="00C87256" w:rsidRPr="006E2E80">
        <w:t xml:space="preserve">, </w:t>
      </w:r>
      <w:r w:rsidR="008E27B0" w:rsidRPr="006E2E80">
        <w:t xml:space="preserve">with data </w:t>
      </w:r>
      <w:r w:rsidR="00FF0589" w:rsidRPr="006E2E80">
        <w:t>structured</w:t>
      </w:r>
      <w:r w:rsidR="008E27B0" w:rsidRPr="006E2E80">
        <w:t xml:space="preserve"> as a table with</w:t>
      </w:r>
      <w:r w:rsidRPr="006E2E80">
        <w:t xml:space="preserve"> a collection of rows</w:t>
      </w:r>
      <w:r w:rsidR="008E27B0" w:rsidRPr="006E2E80">
        <w:t xml:space="preserve"> and named columns.</w:t>
      </w:r>
      <w:r w:rsidR="00C87256" w:rsidRPr="006E2E80">
        <w:t xml:space="preserve"> </w:t>
      </w:r>
      <w:r w:rsidR="008E27B0" w:rsidRPr="006E2E80">
        <w:t>E</w:t>
      </w:r>
      <w:r w:rsidR="00C87256" w:rsidRPr="006E2E80">
        <w:t xml:space="preserve">ach column </w:t>
      </w:r>
      <w:r w:rsidR="008E27B0" w:rsidRPr="006E2E80">
        <w:t>contains</w:t>
      </w:r>
      <w:r w:rsidR="00C87256" w:rsidRPr="006E2E80">
        <w:t xml:space="preserve"> a specific type of data </w:t>
      </w:r>
      <w:r w:rsidR="008E27B0" w:rsidRPr="006E2E80">
        <w:t xml:space="preserve">– numeric, boolean, </w:t>
      </w:r>
      <w:r w:rsidR="00461EE2" w:rsidRPr="006E2E80">
        <w:t>text</w:t>
      </w:r>
      <w:r w:rsidR="008E27B0" w:rsidRPr="006E2E80">
        <w:t xml:space="preserve">, etc. – that </w:t>
      </w:r>
      <w:r w:rsidR="003D382B" w:rsidRPr="006E2E80">
        <w:t xml:space="preserve">is strictly </w:t>
      </w:r>
      <w:r w:rsidR="008E27B0" w:rsidRPr="006E2E80">
        <w:t xml:space="preserve">tracked by </w:t>
      </w:r>
      <w:r w:rsidR="008E27B0" w:rsidRPr="006E2E80">
        <w:rPr>
          <w:i/>
          <w:iCs/>
        </w:rPr>
        <w:t>Tidy-TS</w:t>
      </w:r>
      <w:r w:rsidRPr="006E2E80">
        <w:t xml:space="preserve">. </w:t>
      </w:r>
      <w:r w:rsidR="00D2539A" w:rsidRPr="006E2E80">
        <w:t xml:space="preserve">For the purposes of this study, the terms </w:t>
      </w:r>
      <w:r w:rsidR="00D2539A" w:rsidRPr="006E2E80">
        <w:rPr>
          <w:i/>
          <w:iCs/>
        </w:rPr>
        <w:t>dataset</w:t>
      </w:r>
      <w:r w:rsidR="00D2539A" w:rsidRPr="006E2E80">
        <w:t xml:space="preserve"> and </w:t>
      </w:r>
      <w:r w:rsidR="00D2539A" w:rsidRPr="006E2E80">
        <w:rPr>
          <w:i/>
          <w:iCs/>
        </w:rPr>
        <w:t>dataframe</w:t>
      </w:r>
      <w:r w:rsidR="00D2539A" w:rsidRPr="006E2E80">
        <w:t xml:space="preserve"> will be used interchangeably. </w:t>
      </w:r>
    </w:p>
    <w:p w14:paraId="23E4B672" w14:textId="77777777" w:rsidR="005610EC" w:rsidRPr="006E2E80" w:rsidRDefault="005610EC" w:rsidP="00940F6D">
      <w:pPr>
        <w:pStyle w:val="FirstParagraph"/>
        <w:spacing w:line="276" w:lineRule="auto"/>
        <w:rPr>
          <w:i/>
          <w:iCs/>
        </w:rPr>
      </w:pPr>
      <w:r w:rsidRPr="006E2E80">
        <w:rPr>
          <w:i/>
          <w:iCs/>
        </w:rPr>
        <w:t>Compile-Time Checking</w:t>
      </w:r>
    </w:p>
    <w:p w14:paraId="34E65BE3" w14:textId="38C4717F" w:rsidR="00C513FB" w:rsidRPr="006E2E80" w:rsidRDefault="00000000" w:rsidP="00940F6D">
      <w:pPr>
        <w:pStyle w:val="BodyText"/>
        <w:spacing w:line="276" w:lineRule="auto"/>
      </w:pPr>
      <w:r w:rsidRPr="006E2E80">
        <w:t xml:space="preserve">When </w:t>
      </w:r>
      <w:r w:rsidR="00D2539A" w:rsidRPr="006E2E80">
        <w:t xml:space="preserve">a dataset is manipulated or edited, </w:t>
      </w:r>
      <w:r w:rsidR="005610EC" w:rsidRPr="006E2E80">
        <w:rPr>
          <w:i/>
          <w:iCs/>
        </w:rPr>
        <w:t xml:space="preserve">Tidy-TS </w:t>
      </w:r>
      <w:r w:rsidR="00DA4F53" w:rsidRPr="006E2E80">
        <w:t>track</w:t>
      </w:r>
      <w:r w:rsidR="005610EC" w:rsidRPr="006E2E80">
        <w:t>s</w:t>
      </w:r>
      <w:r w:rsidR="00DA4F53" w:rsidRPr="006E2E80">
        <w:t xml:space="preserve"> how the</w:t>
      </w:r>
      <w:r w:rsidR="00D2539A" w:rsidRPr="006E2E80">
        <w:t xml:space="preserve"> type of data contained in</w:t>
      </w:r>
      <w:r w:rsidRPr="006E2E80">
        <w:t xml:space="preserve"> columns </w:t>
      </w:r>
      <w:r w:rsidR="00D2539A" w:rsidRPr="006E2E80">
        <w:t xml:space="preserve">may </w:t>
      </w:r>
      <w:r w:rsidRPr="006E2E80">
        <w:t xml:space="preserve">change. </w:t>
      </w:r>
      <w:r w:rsidR="003D4856" w:rsidRPr="006E2E80">
        <w:t xml:space="preserve">When joining </w:t>
      </w:r>
      <w:r w:rsidR="00C513FB" w:rsidRPr="006E2E80">
        <w:t>dataset</w:t>
      </w:r>
      <w:r w:rsidR="003D4856" w:rsidRPr="006E2E80">
        <w:t>s</w:t>
      </w:r>
      <w:r w:rsidR="00C513FB" w:rsidRPr="006E2E80">
        <w:t xml:space="preserve"> – </w:t>
      </w:r>
      <w:r w:rsidR="003D4856" w:rsidRPr="006E2E80">
        <w:t>such as</w:t>
      </w:r>
      <w:r w:rsidR="00C513FB" w:rsidRPr="006E2E80">
        <w:t xml:space="preserve"> patient demographics and patient lab results – it </w:t>
      </w:r>
      <w:r w:rsidR="006F2B97" w:rsidRPr="006E2E80">
        <w:t xml:space="preserve">is possible that some </w:t>
      </w:r>
      <w:commentRangeStart w:id="32"/>
      <w:r w:rsidR="006F2B97" w:rsidRPr="006E2E80">
        <w:t>patients</w:t>
      </w:r>
      <w:commentRangeEnd w:id="32"/>
      <w:r w:rsidR="00650F0F" w:rsidRPr="006E2E80">
        <w:rPr>
          <w:rStyle w:val="CommentReference"/>
          <w:sz w:val="22"/>
          <w:szCs w:val="22"/>
        </w:rPr>
        <w:commentReference w:id="32"/>
      </w:r>
      <w:r w:rsidR="00C513FB" w:rsidRPr="006E2E80">
        <w:t xml:space="preserve"> only appear in one of the two datasets. </w:t>
      </w:r>
      <w:r w:rsidR="00C513FB" w:rsidRPr="006E2E80">
        <w:rPr>
          <w:i/>
          <w:iCs/>
        </w:rPr>
        <w:t>Tidy-TS</w:t>
      </w:r>
      <w:r w:rsidR="00C513FB" w:rsidRPr="006E2E80">
        <w:t xml:space="preserve"> keeps track of th</w:t>
      </w:r>
      <w:r w:rsidR="00443718" w:rsidRPr="006E2E80">
        <w:t>is possibility</w:t>
      </w:r>
      <w:r w:rsidR="00C513FB" w:rsidRPr="006E2E80">
        <w:t xml:space="preserve">, marking data values as possibly missing and requiring that code </w:t>
      </w:r>
      <w:commentRangeStart w:id="33"/>
      <w:r w:rsidR="00C513FB" w:rsidRPr="006E2E80">
        <w:t>address</w:t>
      </w:r>
      <w:commentRangeEnd w:id="33"/>
      <w:r w:rsidR="00650F0F" w:rsidRPr="006E2E80">
        <w:rPr>
          <w:rStyle w:val="CommentReference"/>
          <w:sz w:val="22"/>
          <w:szCs w:val="22"/>
        </w:rPr>
        <w:commentReference w:id="33"/>
      </w:r>
      <w:r w:rsidR="00C513FB" w:rsidRPr="006E2E80">
        <w:t xml:space="preserve"> potentially missing values explicitly. </w:t>
      </w:r>
    </w:p>
    <w:p w14:paraId="045FE78A" w14:textId="195FBA63" w:rsidR="00CE71C6" w:rsidRPr="006E2E80" w:rsidRDefault="00000000" w:rsidP="00940F6D">
      <w:pPr>
        <w:spacing w:line="276" w:lineRule="auto"/>
        <w:rPr>
          <w:b/>
          <w:bCs/>
          <w:i/>
          <w:iCs/>
        </w:rPr>
      </w:pPr>
      <w:r w:rsidRPr="006E2E80">
        <w:lastRenderedPageBreak/>
        <w:t xml:space="preserve">Each </w:t>
      </w:r>
      <w:r w:rsidR="00F478A1" w:rsidRPr="006E2E80">
        <w:t xml:space="preserve">common dataset </w:t>
      </w:r>
      <w:r w:rsidRPr="006E2E80">
        <w:t xml:space="preserve">operation follows </w:t>
      </w:r>
      <w:r w:rsidR="00F478A1" w:rsidRPr="006E2E80">
        <w:t xml:space="preserve">defined </w:t>
      </w:r>
      <w:r w:rsidRPr="006E2E80">
        <w:t>rule</w:t>
      </w:r>
      <w:r w:rsidR="00F478A1" w:rsidRPr="006E2E80">
        <w:t>s</w:t>
      </w:r>
      <w:r w:rsidRPr="006E2E80">
        <w:t xml:space="preserve"> that determine how the </w:t>
      </w:r>
      <w:r w:rsidR="00F478A1" w:rsidRPr="006E2E80">
        <w:t>column data types may change</w:t>
      </w:r>
      <w:r w:rsidRPr="006E2E80">
        <w:t xml:space="preserve">. The full set of type rules covering all operations is provided in </w:t>
      </w:r>
      <w:r w:rsidRPr="006E2E80">
        <w:rPr>
          <w:i/>
          <w:iCs/>
        </w:rPr>
        <w:t xml:space="preserve">Supplementary Table </w:t>
      </w:r>
      <w:r w:rsidR="00BD76BE" w:rsidRPr="006E2E80">
        <w:rPr>
          <w:i/>
          <w:iCs/>
        </w:rPr>
        <w:t>1</w:t>
      </w:r>
      <w:r w:rsidRPr="006E2E80">
        <w:rPr>
          <w:b/>
          <w:bCs/>
          <w:i/>
          <w:iCs/>
        </w:rPr>
        <w:t>.</w:t>
      </w:r>
    </w:p>
    <w:p w14:paraId="6E4244F7" w14:textId="77777777" w:rsidR="00040875" w:rsidRPr="006E2E80" w:rsidRDefault="00040875" w:rsidP="00940F6D">
      <w:pPr>
        <w:spacing w:line="276" w:lineRule="auto"/>
      </w:pPr>
      <w:r w:rsidRPr="006E2E80">
        <w:t xml:space="preserve">When importing external data, </w:t>
      </w:r>
      <w:r w:rsidR="00E4416B" w:rsidRPr="006E2E80">
        <w:t xml:space="preserve">such as from a database or from files like CSV, XLSX, or Parquet, </w:t>
      </w:r>
      <w:r w:rsidRPr="006E2E80">
        <w:rPr>
          <w:i/>
          <w:iCs/>
        </w:rPr>
        <w:t>Tidy-TS</w:t>
      </w:r>
      <w:r w:rsidRPr="006E2E80">
        <w:t xml:space="preserve"> ensures that any imported data matches the expected data types prior to proceeding with built-in data validation checks. </w:t>
      </w:r>
    </w:p>
    <w:p w14:paraId="7F5C9B88" w14:textId="77777777" w:rsidR="005610EC" w:rsidRPr="006E2E80" w:rsidRDefault="00040875" w:rsidP="00940F6D">
      <w:pPr>
        <w:spacing w:line="276" w:lineRule="auto"/>
        <w:rPr>
          <w:i/>
          <w:iCs/>
        </w:rPr>
      </w:pPr>
      <w:r w:rsidRPr="006E2E80">
        <w:rPr>
          <w:i/>
          <w:iCs/>
        </w:rPr>
        <w:t>System Validation</w:t>
      </w:r>
    </w:p>
    <w:p w14:paraId="1EC7AE83" w14:textId="230A9B3F" w:rsidR="003E4120" w:rsidRPr="006E2E80" w:rsidRDefault="00CA2231" w:rsidP="00940F6D">
      <w:pPr>
        <w:pStyle w:val="BodyText"/>
        <w:spacing w:line="276" w:lineRule="auto"/>
      </w:pPr>
      <w:r w:rsidRPr="006E2E80">
        <w:rPr>
          <w:i/>
          <w:iCs/>
        </w:rPr>
        <w:t xml:space="preserve">Tidy-TS </w:t>
      </w:r>
      <w:r w:rsidRPr="006E2E80">
        <w:t xml:space="preserve">supports an array of common dataset operations, such as filtering, summarizing, modifying columns, and replacing missing values. It also </w:t>
      </w:r>
      <w:r w:rsidR="00040875" w:rsidRPr="006E2E80">
        <w:t xml:space="preserve">provides functionalities to calculate </w:t>
      </w:r>
      <w:r w:rsidRPr="006E2E80">
        <w:t>descriptive statistics</w:t>
      </w:r>
      <w:r w:rsidR="00E4416B" w:rsidRPr="006E2E80">
        <w:t xml:space="preserve">, hypothesis testing, and regression modeling. </w:t>
      </w:r>
      <w:r w:rsidR="002715AB" w:rsidRPr="006E2E80">
        <w:t>The</w:t>
      </w:r>
      <w:r w:rsidRPr="006E2E80">
        <w:t xml:space="preserve"> accuracy</w:t>
      </w:r>
      <w:r w:rsidR="002715AB" w:rsidRPr="006E2E80">
        <w:t xml:space="preserve"> of these operations</w:t>
      </w:r>
      <w:r w:rsidRPr="006E2E80">
        <w:t xml:space="preserve">, both related to tracking data types and </w:t>
      </w:r>
      <w:r w:rsidR="00461EE2" w:rsidRPr="006E2E80">
        <w:t xml:space="preserve">the </w:t>
      </w:r>
      <w:r w:rsidR="002F13FF" w:rsidRPr="006E2E80">
        <w:t>quantitative</w:t>
      </w:r>
      <w:r w:rsidRPr="006E2E80">
        <w:t xml:space="preserve"> outputs, </w:t>
      </w:r>
      <w:r w:rsidR="00F83581" w:rsidRPr="006E2E80">
        <w:t>is</w:t>
      </w:r>
      <w:r w:rsidRPr="006E2E80">
        <w:t xml:space="preserve"> validated by a suite of over 1,700 separate, reproducible, publicly-accessible tests. Functionalities for hypothesis testing and regression modeling are validated directly against R, with outputs aligning within a tolerance of 10</w:t>
      </w:r>
      <w:commentRangeStart w:id="34"/>
      <w:r w:rsidRPr="006E2E80">
        <w:rPr>
          <w:rFonts w:ascii="Cambria Math" w:hAnsi="Cambria Math" w:cs="Cambria Math"/>
        </w:rPr>
        <w:t>⁻</w:t>
      </w:r>
      <w:r w:rsidRPr="006E2E80">
        <w:t>⁶</w:t>
      </w:r>
      <w:commentRangeEnd w:id="34"/>
      <w:r w:rsidR="00650F0F" w:rsidRPr="006E2E80">
        <w:rPr>
          <w:rStyle w:val="CommentReference"/>
          <w:sz w:val="22"/>
          <w:szCs w:val="22"/>
        </w:rPr>
        <w:commentReference w:id="34"/>
      </w:r>
      <w:r w:rsidRPr="006E2E80">
        <w:t>.</w:t>
      </w:r>
      <w:bookmarkStart w:id="35" w:name="runtime-data-validation"/>
      <w:bookmarkEnd w:id="31"/>
    </w:p>
    <w:p w14:paraId="2EB4AE4B" w14:textId="4A6DCC45" w:rsidR="005233BB" w:rsidRPr="006E2E80" w:rsidRDefault="008549C1" w:rsidP="007136E4">
      <w:pPr>
        <w:pStyle w:val="BodyText"/>
        <w:spacing w:line="276" w:lineRule="auto"/>
      </w:pPr>
      <w:r w:rsidRPr="006E2E80">
        <w:rPr>
          <w:i/>
          <w:iCs/>
        </w:rPr>
        <w:t xml:space="preserve">Figure </w:t>
      </w:r>
      <w:r w:rsidR="00970204">
        <w:rPr>
          <w:i/>
          <w:iCs/>
        </w:rPr>
        <w:t>1</w:t>
      </w:r>
      <w:r w:rsidR="003E4120" w:rsidRPr="006E2E80">
        <w:t xml:space="preserve"> </w:t>
      </w:r>
      <w:r w:rsidRPr="006E2E80">
        <w:t>illustrates</w:t>
      </w:r>
      <w:r w:rsidR="003E4120" w:rsidRPr="006E2E80">
        <w:t xml:space="preserve"> features of a data analysis </w:t>
      </w:r>
      <w:r w:rsidRPr="006E2E80">
        <w:t xml:space="preserve">workflow </w:t>
      </w:r>
      <w:r w:rsidR="003E4120" w:rsidRPr="006E2E80">
        <w:t xml:space="preserve">in </w:t>
      </w:r>
      <w:r w:rsidR="003E4120" w:rsidRPr="006E2E80">
        <w:rPr>
          <w:i/>
          <w:iCs/>
        </w:rPr>
        <w:t>Tidy-TS</w:t>
      </w:r>
      <w:r w:rsidRPr="006E2E80">
        <w:t>.</w:t>
      </w:r>
      <w:bookmarkStart w:id="36" w:name="cross-ecosystem-comparison"/>
      <w:bookmarkEnd w:id="35"/>
    </w:p>
    <w:p w14:paraId="648F32DC" w14:textId="77777777" w:rsidR="005233BB" w:rsidRPr="006E2E80" w:rsidRDefault="00000000" w:rsidP="00940F6D">
      <w:pPr>
        <w:pStyle w:val="Heading3"/>
        <w:spacing w:line="276" w:lineRule="auto"/>
        <w:rPr>
          <w:b w:val="0"/>
          <w:bCs w:val="0"/>
          <w:i/>
          <w:iCs/>
        </w:rPr>
      </w:pPr>
      <w:r w:rsidRPr="006E2E80">
        <w:rPr>
          <w:b w:val="0"/>
          <w:bCs w:val="0"/>
          <w:i/>
          <w:iCs/>
        </w:rPr>
        <w:t>Language Comparison Suite</w:t>
      </w:r>
    </w:p>
    <w:p w14:paraId="649F03ED" w14:textId="77777777" w:rsidR="00E67269" w:rsidRPr="006E2E80" w:rsidRDefault="00000000" w:rsidP="00940F6D">
      <w:pPr>
        <w:pStyle w:val="FirstParagraph"/>
        <w:spacing w:line="276" w:lineRule="auto"/>
      </w:pPr>
      <w:r w:rsidRPr="006E2E80">
        <w:t xml:space="preserve">To compare error detection across </w:t>
      </w:r>
      <w:r w:rsidRPr="006E2E80">
        <w:rPr>
          <w:i/>
          <w:iCs/>
        </w:rPr>
        <w:t>Tidy-TS</w:t>
      </w:r>
      <w:r w:rsidRPr="006E2E80">
        <w:t>, Python, and R, we created a standalone, reproducible comparison suite of 65 common error scenarios for clinical data analysis. The test cases were derived from error patterns described in published clinical data quality literature[10][11][12][13][14] and from errors encountered during common data analysis tasks at the University of Utah.</w:t>
      </w:r>
    </w:p>
    <w:p w14:paraId="43668B6A" w14:textId="77777777" w:rsidR="005233BB" w:rsidRPr="006E2E80" w:rsidRDefault="00000000" w:rsidP="00940F6D">
      <w:pPr>
        <w:pStyle w:val="FirstParagraph"/>
        <w:spacing w:line="276" w:lineRule="auto"/>
      </w:pPr>
      <w:r w:rsidRPr="006E2E80">
        <w:t xml:space="preserve">Tests were organized into five </w:t>
      </w:r>
      <w:r w:rsidR="008D13EF" w:rsidRPr="006E2E80">
        <w:t xml:space="preserve">common </w:t>
      </w:r>
      <w:r w:rsidRPr="006E2E80">
        <w:t>error categories</w:t>
      </w:r>
      <w:r w:rsidR="007E2E26" w:rsidRPr="006E2E80">
        <w:t xml:space="preserve"> </w:t>
      </w:r>
      <w:r w:rsidR="008D13EF" w:rsidRPr="006E2E80">
        <w:t xml:space="preserve">for </w:t>
      </w:r>
      <w:r w:rsidRPr="006E2E80">
        <w:t xml:space="preserve">clinical data </w:t>
      </w:r>
      <w:r w:rsidR="007E2E26" w:rsidRPr="006E2E80">
        <w:t>analysis</w:t>
      </w:r>
      <w:r w:rsidR="00E67269" w:rsidRPr="006E2E80">
        <w:t xml:space="preserve">: column reference errors, value type errors, missing value errors, </w:t>
      </w:r>
      <w:r w:rsidR="00AE1A24" w:rsidRPr="006E2E80">
        <w:t>dataset join</w:t>
      </w:r>
      <w:r w:rsidR="00E67269" w:rsidRPr="006E2E80">
        <w:t xml:space="preserve"> errors, and data</w:t>
      </w:r>
      <w:r w:rsidR="00AE1A24" w:rsidRPr="006E2E80">
        <w:t>set</w:t>
      </w:r>
      <w:r w:rsidR="00E67269" w:rsidRPr="006E2E80">
        <w:t xml:space="preserve"> loading errors.</w:t>
      </w:r>
      <w:r w:rsidR="00AE1A24" w:rsidRPr="006E2E80">
        <w:t xml:space="preserve"> </w:t>
      </w:r>
    </w:p>
    <w:p w14:paraId="4FFF4610" w14:textId="518685B8" w:rsidR="005233BB" w:rsidRPr="006E2E80" w:rsidRDefault="00000000" w:rsidP="00940F6D">
      <w:pPr>
        <w:pStyle w:val="BodyText"/>
        <w:spacing w:line="276" w:lineRule="auto"/>
      </w:pPr>
      <w:r w:rsidRPr="006E2E80">
        <w:t xml:space="preserve">We implemented </w:t>
      </w:r>
      <w:r w:rsidR="00E67269" w:rsidRPr="006E2E80">
        <w:t xml:space="preserve">the error scenarios in </w:t>
      </w:r>
      <w:r w:rsidR="00E67269" w:rsidRPr="006E2E80">
        <w:rPr>
          <w:i/>
          <w:iCs/>
        </w:rPr>
        <w:t xml:space="preserve">Tidy-TS, </w:t>
      </w:r>
      <w:r w:rsidRPr="006E2E80">
        <w:rPr>
          <w:i/>
          <w:iCs/>
        </w:rPr>
        <w:t xml:space="preserve">pandas </w:t>
      </w:r>
      <w:r w:rsidRPr="006E2E80">
        <w:t xml:space="preserve">(3.0.3) with Python 3.14.5 and </w:t>
      </w:r>
      <w:r w:rsidRPr="006E2E80">
        <w:rPr>
          <w:i/>
          <w:iCs/>
        </w:rPr>
        <w:t>tidyverse</w:t>
      </w:r>
      <w:r w:rsidRPr="006E2E80">
        <w:t xml:space="preserve"> (2.0.0) with R 4.6.0. </w:t>
      </w:r>
      <w:r w:rsidRPr="006E2E80">
        <w:rPr>
          <w:i/>
          <w:iCs/>
        </w:rPr>
        <w:t>Tidy-TS</w:t>
      </w:r>
      <w:r w:rsidRPr="006E2E80">
        <w:t xml:space="preserve"> tests were run with TypeScript 5.9.2 on Deno 2.7.14, a runtime environment for TypeScript. </w:t>
      </w:r>
      <w:r w:rsidR="00E67269" w:rsidRPr="006E2E80">
        <w:t>The output of the error scenarios for each language were classified into one of four categories: compile-time error, error</w:t>
      </w:r>
      <w:r w:rsidR="003962BB" w:rsidRPr="006E2E80">
        <w:t xml:space="preserve"> during execution</w:t>
      </w:r>
      <w:r w:rsidR="00E67269" w:rsidRPr="006E2E80">
        <w:t>, warning</w:t>
      </w:r>
      <w:r w:rsidR="003962BB" w:rsidRPr="006E2E80">
        <w:t xml:space="preserve"> during execution,</w:t>
      </w:r>
      <w:r w:rsidR="00E67269" w:rsidRPr="006E2E80">
        <w:t xml:space="preserve"> or silent continuation</w:t>
      </w:r>
      <w:r w:rsidR="00935B0B">
        <w:t>.</w:t>
      </w:r>
    </w:p>
    <w:p w14:paraId="0F2FA483" w14:textId="77777777" w:rsidR="009F4C4C" w:rsidRPr="006E2E80" w:rsidRDefault="00C94533" w:rsidP="00940F6D">
      <w:pPr>
        <w:spacing w:line="276" w:lineRule="auto"/>
      </w:pPr>
      <w:r w:rsidRPr="006E2E80">
        <w:t>For completeness, the</w:t>
      </w:r>
      <w:r w:rsidR="009F4C4C" w:rsidRPr="006E2E80">
        <w:t xml:space="preserve"> </w:t>
      </w:r>
      <w:r w:rsidRPr="006E2E80">
        <w:t xml:space="preserve">65 error scenarios were also </w:t>
      </w:r>
      <w:r w:rsidR="009F4C4C" w:rsidRPr="006E2E80">
        <w:t xml:space="preserve">implemented in the Python </w:t>
      </w:r>
      <w:r w:rsidR="009F4C4C" w:rsidRPr="006E2E80">
        <w:rPr>
          <w:i/>
          <w:iCs/>
        </w:rPr>
        <w:t>Polars</w:t>
      </w:r>
      <w:r w:rsidR="009F4C4C" w:rsidRPr="006E2E80">
        <w:t xml:space="preserve"> </w:t>
      </w:r>
      <w:r w:rsidR="009F4C4C" w:rsidRPr="006E2E80">
        <w:rPr>
          <w:i/>
          <w:iCs/>
        </w:rPr>
        <w:t xml:space="preserve">(1.30.0) </w:t>
      </w:r>
      <w:r w:rsidR="009F4C4C" w:rsidRPr="006E2E80">
        <w:t>data analysis library due to its increasing popularity</w:t>
      </w:r>
      <w:r w:rsidRPr="006E2E80">
        <w:t xml:space="preserve">, </w:t>
      </w:r>
      <w:r w:rsidR="009F4C4C" w:rsidRPr="006E2E80">
        <w:t xml:space="preserve">as well as with the </w:t>
      </w:r>
      <w:r w:rsidR="009F4C4C" w:rsidRPr="006E2E80">
        <w:rPr>
          <w:i/>
          <w:iCs/>
        </w:rPr>
        <w:t xml:space="preserve">mypy and pyright </w:t>
      </w:r>
      <w:r w:rsidR="009F4C4C" w:rsidRPr="006E2E80">
        <w:t xml:space="preserve">static type checking libraries intended to augment the base Python language </w:t>
      </w:r>
      <w:r w:rsidR="00AA1C07" w:rsidRPr="006E2E80">
        <w:t xml:space="preserve">and </w:t>
      </w:r>
      <w:r w:rsidR="009F4C4C" w:rsidRPr="006E2E80">
        <w:t>catch errors prior to code execution.</w:t>
      </w:r>
    </w:p>
    <w:p w14:paraId="31C7011E" w14:textId="77777777" w:rsidR="00471F43" w:rsidRPr="006E2E80" w:rsidRDefault="00471F43" w:rsidP="00940F6D">
      <w:pPr>
        <w:spacing w:line="276" w:lineRule="auto"/>
        <w:rPr>
          <w:i/>
          <w:iCs/>
        </w:rPr>
      </w:pPr>
      <w:bookmarkStart w:id="37" w:name="error-severity-classification"/>
      <w:bookmarkEnd w:id="36"/>
      <w:r w:rsidRPr="006E2E80">
        <w:rPr>
          <w:i/>
          <w:iCs/>
        </w:rPr>
        <w:t>External Validation Against an Independent Bug Collection</w:t>
      </w:r>
    </w:p>
    <w:p w14:paraId="3A82B956" w14:textId="31C1B7A5" w:rsidR="00CE71C6" w:rsidRPr="006E2E80" w:rsidRDefault="00000000" w:rsidP="00940F6D">
      <w:pPr>
        <w:spacing w:line="276" w:lineRule="auto"/>
      </w:pPr>
      <w:r w:rsidRPr="006E2E80">
        <w:t>To validate that the error scenarios suite translate</w:t>
      </w:r>
      <w:r w:rsidR="00446168" w:rsidRPr="006E2E80">
        <w:t>s</w:t>
      </w:r>
      <w:r w:rsidRPr="006E2E80">
        <w:t xml:space="preserve"> to real-world bugs and do</w:t>
      </w:r>
      <w:r w:rsidR="00FC0218" w:rsidRPr="006E2E80">
        <w:t>es</w:t>
      </w:r>
      <w:r w:rsidRPr="006E2E80">
        <w:t xml:space="preserve"> not selectively favor </w:t>
      </w:r>
      <w:r w:rsidRPr="006E2E80">
        <w:rPr>
          <w:i/>
          <w:iCs/>
        </w:rPr>
        <w:t>Tidy-TS</w:t>
      </w:r>
      <w:r w:rsidRPr="006E2E80">
        <w:t xml:space="preserve">, we evaluated </w:t>
      </w:r>
      <w:commentRangeStart w:id="38"/>
      <w:r w:rsidRPr="006E2E80">
        <w:rPr>
          <w:i/>
          <w:iCs/>
        </w:rPr>
        <w:t>Tidy</w:t>
      </w:r>
      <w:commentRangeEnd w:id="38"/>
      <w:r w:rsidR="00650F0F" w:rsidRPr="006E2E80">
        <w:rPr>
          <w:rStyle w:val="CommentReference"/>
          <w:i/>
          <w:iCs/>
          <w:sz w:val="22"/>
          <w:szCs w:val="22"/>
        </w:rPr>
        <w:commentReference w:id="38"/>
      </w:r>
      <w:r w:rsidRPr="006E2E80">
        <w:rPr>
          <w:i/>
          <w:iCs/>
        </w:rPr>
        <w:t xml:space="preserve">-TS </w:t>
      </w:r>
      <w:r w:rsidRPr="006E2E80">
        <w:t xml:space="preserve">against a published collection of Python and R data analytics bugs.[15] The collection manually classified bugs from online forums and code repositories, labeling each bug by type, root cause, and effect. We selected the 164 bugs </w:t>
      </w:r>
      <w:r w:rsidR="005862D7" w:rsidRPr="006E2E80">
        <w:t>where the root cause of the failure</w:t>
      </w:r>
      <w:r w:rsidRPr="006E2E80">
        <w:t xml:space="preserve"> was labeled </w:t>
      </w:r>
      <w:r w:rsidR="005862D7" w:rsidRPr="006E2E80">
        <w:t xml:space="preserve">as a </w:t>
      </w:r>
      <w:r w:rsidRPr="006E2E80">
        <w:t>Type</w:t>
      </w:r>
      <w:r w:rsidR="00562561" w:rsidRPr="006E2E80">
        <w:t xml:space="preserve"> Mismatch</w:t>
      </w:r>
      <w:r w:rsidRPr="006E2E80">
        <w:t>.</w:t>
      </w:r>
    </w:p>
    <w:p w14:paraId="440CDF20" w14:textId="0D923D20" w:rsidR="00CE71C6" w:rsidRPr="006E2E80" w:rsidRDefault="00AF5D73" w:rsidP="00940F6D">
      <w:pPr>
        <w:spacing w:line="276" w:lineRule="auto"/>
      </w:pPr>
      <w:r w:rsidRPr="00AF5D73">
        <w:lastRenderedPageBreak/>
        <w:t xml:space="preserve">Among the Type Mismatch bugs, we excluded those with features that are inherently specific to a particular language or library, those that arose outside </w:t>
      </w:r>
      <w:r w:rsidR="00157398">
        <w:t xml:space="preserve">tabular </w:t>
      </w:r>
      <w:r w:rsidRPr="00AF5D73">
        <w:t>analysis workflow, and those caused by incorrect API usage rather than a type problem in the data.</w:t>
      </w:r>
      <w:r>
        <w:t xml:space="preserve"> </w:t>
      </w:r>
      <w:r w:rsidR="00FC2156" w:rsidRPr="006E2E80">
        <w:t>Each included bug is reproduced in a self-contained file that runs the original Python or R code and demonstrates the equivalent Tidy-TS implementation. For each bug, we also determine</w:t>
      </w:r>
      <w:r w:rsidR="00282F3E" w:rsidRPr="006E2E80">
        <w:t>d</w:t>
      </w:r>
      <w:r w:rsidR="00FC2156" w:rsidRPr="006E2E80">
        <w:t xml:space="preserve"> whether or not the original bug is reproducible in modern versions of Python and R libraries. </w:t>
      </w:r>
    </w:p>
    <w:p w14:paraId="3CD8A205" w14:textId="77777777" w:rsidR="005233BB" w:rsidRPr="006E2E80" w:rsidRDefault="00000000" w:rsidP="00940F6D">
      <w:pPr>
        <w:pStyle w:val="Heading2"/>
        <w:spacing w:line="276" w:lineRule="auto"/>
      </w:pPr>
      <w:bookmarkStart w:id="39" w:name="results-1"/>
      <w:bookmarkEnd w:id="30"/>
      <w:bookmarkEnd w:id="37"/>
      <w:commentRangeStart w:id="40"/>
      <w:r w:rsidRPr="006E2E80">
        <w:t>Results</w:t>
      </w:r>
      <w:commentRangeEnd w:id="40"/>
      <w:r w:rsidR="003611D7" w:rsidRPr="006E2E80">
        <w:rPr>
          <w:rStyle w:val="CommentReference"/>
          <w:sz w:val="22"/>
          <w:szCs w:val="22"/>
        </w:rPr>
        <w:commentReference w:id="40"/>
      </w:r>
    </w:p>
    <w:p w14:paraId="5DCC7A06" w14:textId="77777777" w:rsidR="005233BB" w:rsidRPr="006E2E80" w:rsidRDefault="005233BB" w:rsidP="00940F6D">
      <w:pPr>
        <w:pStyle w:val="SpacerHeading"/>
        <w:spacing w:line="276" w:lineRule="auto"/>
        <w:rPr>
          <w:sz w:val="22"/>
          <w:szCs w:val="22"/>
        </w:rPr>
      </w:pPr>
      <w:bookmarkStart w:id="41" w:name="cross-ecosystem-comparison-1"/>
    </w:p>
    <w:p w14:paraId="08721AB7" w14:textId="77777777" w:rsidR="005233BB" w:rsidRPr="006E2E80" w:rsidRDefault="00000000" w:rsidP="00940F6D">
      <w:pPr>
        <w:pStyle w:val="Heading3"/>
        <w:spacing w:line="276" w:lineRule="auto"/>
        <w:rPr>
          <w:b w:val="0"/>
          <w:bCs w:val="0"/>
          <w:i/>
          <w:iCs/>
        </w:rPr>
      </w:pPr>
      <w:r w:rsidRPr="006E2E80">
        <w:rPr>
          <w:b w:val="0"/>
          <w:bCs w:val="0"/>
          <w:i/>
          <w:iCs/>
        </w:rPr>
        <w:t>Language Comparison Suite</w:t>
      </w:r>
    </w:p>
    <w:p w14:paraId="1C778C7D" w14:textId="3E4B0DE9" w:rsidR="005233BB" w:rsidRPr="006E2E80" w:rsidRDefault="00000000" w:rsidP="00940F6D">
      <w:pPr>
        <w:pStyle w:val="FirstParagraph"/>
        <w:spacing w:line="276" w:lineRule="auto"/>
      </w:pPr>
      <w:r w:rsidRPr="006E2E80">
        <w:t>The comparison suite included 65 tests across five error categories</w:t>
      </w:r>
      <w:r w:rsidR="00451931" w:rsidRPr="006E2E80">
        <w:t xml:space="preserve">: </w:t>
      </w:r>
      <w:r w:rsidR="000948A0" w:rsidRPr="006E2E80">
        <w:t xml:space="preserve">16 (25%) </w:t>
      </w:r>
      <w:r w:rsidRPr="006E2E80">
        <w:t xml:space="preserve">column reference errors, </w:t>
      </w:r>
      <w:r w:rsidR="000948A0" w:rsidRPr="006E2E80">
        <w:t xml:space="preserve">14 (22%) </w:t>
      </w:r>
      <w:r w:rsidRPr="006E2E80">
        <w:t xml:space="preserve">value type errors, </w:t>
      </w:r>
      <w:r w:rsidR="000948A0" w:rsidRPr="006E2E80">
        <w:t>17</w:t>
      </w:r>
      <w:r w:rsidR="000A6ECA" w:rsidRPr="006E2E80">
        <w:t xml:space="preserve"> (26%)</w:t>
      </w:r>
      <w:r w:rsidR="000948A0" w:rsidRPr="006E2E80">
        <w:t xml:space="preserve"> </w:t>
      </w:r>
      <w:r w:rsidRPr="006E2E80">
        <w:t>missing value errors</w:t>
      </w:r>
      <w:r w:rsidR="000948A0" w:rsidRPr="006E2E80">
        <w:t>, 8 (12%)</w:t>
      </w:r>
      <w:r w:rsidRPr="006E2E80">
        <w:t xml:space="preserve"> join errors</w:t>
      </w:r>
      <w:r w:rsidR="000948A0" w:rsidRPr="006E2E80">
        <w:t xml:space="preserve">, </w:t>
      </w:r>
      <w:r w:rsidRPr="006E2E80">
        <w:t xml:space="preserve">and </w:t>
      </w:r>
      <w:r w:rsidR="000948A0" w:rsidRPr="006E2E80">
        <w:t xml:space="preserve">10 (15%) </w:t>
      </w:r>
      <w:r w:rsidRPr="006E2E80">
        <w:t xml:space="preserve">data loading errors. Each test was run in </w:t>
      </w:r>
      <w:r w:rsidRPr="006E2E80">
        <w:rPr>
          <w:i/>
          <w:iCs/>
        </w:rPr>
        <w:t>Tidy-TS</w:t>
      </w:r>
      <w:r w:rsidRPr="006E2E80">
        <w:t xml:space="preserve">, </w:t>
      </w:r>
      <w:r w:rsidRPr="006E2E80">
        <w:rPr>
          <w:i/>
          <w:iCs/>
        </w:rPr>
        <w:t>pandas</w:t>
      </w:r>
      <w:r w:rsidRPr="006E2E80">
        <w:t xml:space="preserve">, and </w:t>
      </w:r>
      <w:r w:rsidRPr="006E2E80">
        <w:rPr>
          <w:i/>
          <w:iCs/>
        </w:rPr>
        <w:t>tidyverse</w:t>
      </w:r>
      <w:r w:rsidRPr="006E2E80">
        <w:t>.</w:t>
      </w:r>
    </w:p>
    <w:p w14:paraId="31555F1E" w14:textId="0EA45EC1" w:rsidR="005233BB" w:rsidRPr="006E2E80" w:rsidRDefault="00000000" w:rsidP="00940F6D">
      <w:pPr>
        <w:pStyle w:val="BodyText"/>
        <w:spacing w:line="276" w:lineRule="auto"/>
      </w:pPr>
      <w:r w:rsidRPr="006E2E80">
        <w:rPr>
          <w:i/>
          <w:iCs/>
        </w:rPr>
        <w:t>Tidy-TS</w:t>
      </w:r>
      <w:r w:rsidRPr="006E2E80">
        <w:t xml:space="preserve"> caught 62 of 65 errors </w:t>
      </w:r>
      <w:r w:rsidR="00FC2156" w:rsidRPr="006E2E80">
        <w:t xml:space="preserve">(95%) </w:t>
      </w:r>
      <w:r w:rsidR="004044DF" w:rsidRPr="006E2E80">
        <w:t xml:space="preserve">before </w:t>
      </w:r>
      <w:r w:rsidR="00FC2156" w:rsidRPr="006E2E80">
        <w:t xml:space="preserve">code </w:t>
      </w:r>
      <w:r w:rsidR="004044DF" w:rsidRPr="006E2E80">
        <w:t xml:space="preserve">execution </w:t>
      </w:r>
      <w:r w:rsidRPr="006E2E80">
        <w:t xml:space="preserve">and </w:t>
      </w:r>
      <w:r w:rsidR="00300039" w:rsidRPr="006E2E80">
        <w:t>intercepted</w:t>
      </w:r>
      <w:r w:rsidRPr="006E2E80">
        <w:t xml:space="preserve"> the remaining 3</w:t>
      </w:r>
      <w:r w:rsidR="00F83390" w:rsidRPr="006E2E80">
        <w:t xml:space="preserve"> by halting execution </w:t>
      </w:r>
      <w:r w:rsidRPr="006E2E80">
        <w:t xml:space="preserve">when </w:t>
      </w:r>
      <w:r w:rsidR="00F83390" w:rsidRPr="006E2E80">
        <w:t xml:space="preserve">external </w:t>
      </w:r>
      <w:r w:rsidRPr="006E2E80">
        <w:t>data</w:t>
      </w:r>
      <w:r w:rsidR="00F83390" w:rsidRPr="006E2E80">
        <w:t xml:space="preserve"> files were</w:t>
      </w:r>
      <w:r w:rsidRPr="006E2E80">
        <w:t xml:space="preserve"> first loaded. </w:t>
      </w:r>
      <w:r w:rsidRPr="006E2E80">
        <w:rPr>
          <w:i/>
          <w:iCs/>
        </w:rPr>
        <w:t>Pandas</w:t>
      </w:r>
      <w:r w:rsidRPr="006E2E80">
        <w:t xml:space="preserve"> </w:t>
      </w:r>
      <w:r w:rsidR="005637A7" w:rsidRPr="006E2E80">
        <w:t>halted execution for</w:t>
      </w:r>
      <w:r w:rsidRPr="006E2E80">
        <w:t xml:space="preserve"> 26 (40%) </w:t>
      </w:r>
      <w:r w:rsidR="005637A7" w:rsidRPr="006E2E80">
        <w:t xml:space="preserve">and allowed silent continuation for </w:t>
      </w:r>
      <w:r w:rsidRPr="006E2E80">
        <w:t xml:space="preserve">39 (60%). </w:t>
      </w:r>
      <w:r w:rsidRPr="006E2E80">
        <w:rPr>
          <w:i/>
          <w:iCs/>
        </w:rPr>
        <w:t>Tidyverse</w:t>
      </w:r>
      <w:r w:rsidRPr="006E2E80">
        <w:t xml:space="preserve"> </w:t>
      </w:r>
      <w:r w:rsidR="005637A7" w:rsidRPr="006E2E80">
        <w:t>halted execution for</w:t>
      </w:r>
      <w:r w:rsidRPr="006E2E80">
        <w:t xml:space="preserve"> 29 (45%), </w:t>
      </w:r>
      <w:r w:rsidR="005637A7" w:rsidRPr="006E2E80">
        <w:t xml:space="preserve">provided a text-based warning for </w:t>
      </w:r>
      <w:r w:rsidRPr="006E2E80">
        <w:t xml:space="preserve">4 (6%), and </w:t>
      </w:r>
      <w:r w:rsidR="005637A7" w:rsidRPr="006E2E80">
        <w:t>allowed silent continuation for</w:t>
      </w:r>
      <w:r w:rsidRPr="006E2E80">
        <w:t xml:space="preserve"> 32 (49%) (</w:t>
      </w:r>
      <w:r w:rsidRPr="006E2E80">
        <w:rPr>
          <w:i/>
          <w:iCs/>
        </w:rPr>
        <w:t xml:space="preserve">Table </w:t>
      </w:r>
      <w:r w:rsidR="00B167D6">
        <w:rPr>
          <w:i/>
          <w:iCs/>
        </w:rPr>
        <w:t>1</w:t>
      </w:r>
      <w:r w:rsidR="00B433A1" w:rsidRPr="006E2E80">
        <w:rPr>
          <w:i/>
          <w:iCs/>
        </w:rPr>
        <w:t>, Figure 2</w:t>
      </w:r>
      <w:r w:rsidRPr="006E2E80">
        <w:t>).</w:t>
      </w:r>
    </w:p>
    <w:p w14:paraId="332ED538" w14:textId="6F2C8982" w:rsidR="00B55A25" w:rsidRPr="006E2E80" w:rsidRDefault="00327E83" w:rsidP="00940F6D">
      <w:pPr>
        <w:spacing w:line="276" w:lineRule="auto"/>
        <w:rPr>
          <w:b/>
          <w:bCs/>
        </w:rPr>
      </w:pPr>
      <w:r w:rsidRPr="006E2E80">
        <w:t xml:space="preserve">The Python static checking libraries </w:t>
      </w:r>
      <w:r w:rsidRPr="006E2E80">
        <w:rPr>
          <w:i/>
          <w:iCs/>
        </w:rPr>
        <w:t>mypy</w:t>
      </w:r>
      <w:r w:rsidRPr="006E2E80">
        <w:t xml:space="preserve"> and </w:t>
      </w:r>
      <w:r w:rsidRPr="006E2E80">
        <w:rPr>
          <w:i/>
          <w:iCs/>
        </w:rPr>
        <w:t xml:space="preserve">pyright </w:t>
      </w:r>
      <w:r w:rsidRPr="006E2E80">
        <w:t>did not catch any of the 65 errors prior to code execution (</w:t>
      </w:r>
      <w:r w:rsidRPr="006E2E80">
        <w:rPr>
          <w:i/>
          <w:iCs/>
        </w:rPr>
        <w:t>Supplementa</w:t>
      </w:r>
      <w:r w:rsidR="00A304C6" w:rsidRPr="006E2E80">
        <w:rPr>
          <w:i/>
          <w:iCs/>
        </w:rPr>
        <w:t xml:space="preserve">ry </w:t>
      </w:r>
      <w:r w:rsidRPr="006E2E80">
        <w:rPr>
          <w:i/>
          <w:iCs/>
        </w:rPr>
        <w:t xml:space="preserve">Table </w:t>
      </w:r>
      <w:r w:rsidR="00A304C6" w:rsidRPr="006E2E80">
        <w:rPr>
          <w:i/>
          <w:iCs/>
        </w:rPr>
        <w:t>2</w:t>
      </w:r>
      <w:r w:rsidRPr="006E2E80">
        <w:t>).</w:t>
      </w:r>
      <w:r w:rsidR="009F4C4C" w:rsidRPr="006E2E80">
        <w:rPr>
          <w:b/>
          <w:bCs/>
        </w:rPr>
        <w:t xml:space="preserve"> </w:t>
      </w:r>
      <w:r w:rsidR="009F4C4C" w:rsidRPr="006E2E80">
        <w:t xml:space="preserve">The </w:t>
      </w:r>
      <w:r w:rsidRPr="006E2E80">
        <w:rPr>
          <w:i/>
          <w:iCs/>
        </w:rPr>
        <w:t>Polars</w:t>
      </w:r>
      <w:r w:rsidRPr="006E2E80">
        <w:t xml:space="preserve"> </w:t>
      </w:r>
      <w:r w:rsidR="009F4C4C" w:rsidRPr="006E2E80">
        <w:t xml:space="preserve">data analysis library </w:t>
      </w:r>
      <w:r w:rsidR="007B7787" w:rsidRPr="006E2E80">
        <w:t>halted code execution for</w:t>
      </w:r>
      <w:r w:rsidRPr="006E2E80">
        <w:t xml:space="preserve"> 28 of 65 errors (43%), </w:t>
      </w:r>
      <w:r w:rsidR="00D307F6" w:rsidRPr="006E2E80">
        <w:t>performing comparably</w:t>
      </w:r>
      <w:r w:rsidR="00C87820" w:rsidRPr="006E2E80">
        <w:t xml:space="preserve"> to </w:t>
      </w:r>
      <w:r w:rsidRPr="006E2E80">
        <w:rPr>
          <w:i/>
          <w:iCs/>
        </w:rPr>
        <w:t>pandas</w:t>
      </w:r>
      <w:r w:rsidRPr="006E2E80">
        <w:t xml:space="preserve"> and </w:t>
      </w:r>
      <w:r w:rsidRPr="006E2E80">
        <w:rPr>
          <w:i/>
          <w:iCs/>
        </w:rPr>
        <w:t>tidyverse</w:t>
      </w:r>
      <w:r w:rsidRPr="006E2E80">
        <w:t xml:space="preserve">. Like pandas, </w:t>
      </w:r>
      <w:r w:rsidRPr="006E2E80">
        <w:rPr>
          <w:i/>
          <w:iCs/>
        </w:rPr>
        <w:t>Polars</w:t>
      </w:r>
      <w:r w:rsidRPr="006E2E80">
        <w:t xml:space="preserve"> </w:t>
      </w:r>
      <w:r w:rsidR="007B7787" w:rsidRPr="006E2E80">
        <w:t>allowed silent continuation for</w:t>
      </w:r>
      <w:r w:rsidRPr="006E2E80">
        <w:t xml:space="preserve"> </w:t>
      </w:r>
      <w:r w:rsidR="00F13E19" w:rsidRPr="006E2E80">
        <w:t xml:space="preserve">all </w:t>
      </w:r>
      <w:r w:rsidRPr="006E2E80">
        <w:t>17 missing value errors.</w:t>
      </w:r>
    </w:p>
    <w:p w14:paraId="26B69E96" w14:textId="4D4B91C7" w:rsidR="00805864" w:rsidRPr="006E2E80" w:rsidRDefault="007B7787" w:rsidP="00940F6D">
      <w:pPr>
        <w:spacing w:line="276" w:lineRule="auto"/>
      </w:pPr>
      <w:r w:rsidRPr="006E2E80">
        <w:t xml:space="preserve">If pre-execution checks </w:t>
      </w:r>
      <w:r w:rsidR="00C87820" w:rsidRPr="006E2E80">
        <w:t>were</w:t>
      </w:r>
      <w:r w:rsidRPr="006E2E80">
        <w:t xml:space="preserve"> explicitly bypassed, </w:t>
      </w:r>
      <w:r w:rsidRPr="006E2E80">
        <w:rPr>
          <w:i/>
          <w:iCs/>
        </w:rPr>
        <w:t>Tidy-TS</w:t>
      </w:r>
      <w:r w:rsidRPr="006E2E80">
        <w:t xml:space="preserve"> halted code execution for 36 </w:t>
      </w:r>
      <w:r w:rsidR="00F71F99" w:rsidRPr="006E2E80">
        <w:t xml:space="preserve">(55%) </w:t>
      </w:r>
      <w:r w:rsidRPr="006E2E80">
        <w:t xml:space="preserve">of the 65 errors. </w:t>
      </w:r>
    </w:p>
    <w:p w14:paraId="4B9AECA7" w14:textId="3204EDB3" w:rsidR="005233BB" w:rsidRPr="006E2E80" w:rsidRDefault="00950358" w:rsidP="00940F6D">
      <w:pPr>
        <w:pStyle w:val="BodyText"/>
        <w:spacing w:line="276" w:lineRule="auto"/>
        <w:rPr>
          <w:b/>
          <w:bCs/>
        </w:rPr>
      </w:pPr>
      <w:r w:rsidRPr="006E2E80">
        <w:t>The largest detection gap occurred with missing values, where pandas and tidyverse allowed 17 (100%) and 15 (88%) error scenarios to continue silently, respectively</w:t>
      </w:r>
      <w:r w:rsidR="00C87820" w:rsidRPr="006E2E80">
        <w:rPr>
          <w:b/>
          <w:bCs/>
        </w:rPr>
        <w:t xml:space="preserve">. </w:t>
      </w:r>
      <w:r w:rsidR="008E43A8" w:rsidRPr="006E2E80">
        <w:t>In contrast, c</w:t>
      </w:r>
      <w:r w:rsidRPr="006E2E80">
        <w:t>olumn reference errors</w:t>
      </w:r>
      <w:r w:rsidR="00C86F0E" w:rsidRPr="006E2E80">
        <w:t xml:space="preserve">, where a provided column name was misspelled or non-existent, </w:t>
      </w:r>
      <w:r w:rsidRPr="006E2E80">
        <w:t>showed the smallest detection gap</w:t>
      </w:r>
      <w:r w:rsidR="00945DB5" w:rsidRPr="006E2E80">
        <w:t xml:space="preserve">, with </w:t>
      </w:r>
      <w:r w:rsidR="00945DB5" w:rsidRPr="006E2E80">
        <w:rPr>
          <w:i/>
          <w:iCs/>
        </w:rPr>
        <w:t>p</w:t>
      </w:r>
      <w:r w:rsidRPr="006E2E80">
        <w:rPr>
          <w:i/>
          <w:iCs/>
        </w:rPr>
        <w:t>andas</w:t>
      </w:r>
      <w:r w:rsidRPr="006E2E80">
        <w:t xml:space="preserve"> and </w:t>
      </w:r>
      <w:r w:rsidRPr="006E2E80">
        <w:rPr>
          <w:i/>
          <w:iCs/>
        </w:rPr>
        <w:t>tidyverse</w:t>
      </w:r>
      <w:r w:rsidRPr="006E2E80">
        <w:t xml:space="preserve"> </w:t>
      </w:r>
      <w:r w:rsidR="00C86F0E" w:rsidRPr="006E2E80">
        <w:t xml:space="preserve">both </w:t>
      </w:r>
      <w:r w:rsidR="00945DB5" w:rsidRPr="006E2E80">
        <w:t>halting</w:t>
      </w:r>
      <w:r w:rsidR="00C86F0E" w:rsidRPr="006E2E80">
        <w:t xml:space="preserve"> execution</w:t>
      </w:r>
      <w:r w:rsidRPr="006E2E80">
        <w:t xml:space="preserve"> </w:t>
      </w:r>
      <w:r w:rsidR="00C86F0E" w:rsidRPr="006E2E80">
        <w:t xml:space="preserve">for </w:t>
      </w:r>
      <w:r w:rsidRPr="006E2E80">
        <w:t>14 of 16 (88%)</w:t>
      </w:r>
      <w:r w:rsidR="00945DB5" w:rsidRPr="006E2E80">
        <w:t xml:space="preserve"> </w:t>
      </w:r>
      <w:commentRangeStart w:id="42"/>
      <w:r w:rsidR="00945DB5" w:rsidRPr="006E2E80">
        <w:t>scenarios</w:t>
      </w:r>
      <w:commentRangeEnd w:id="42"/>
      <w:r w:rsidR="003611D7" w:rsidRPr="006E2E80">
        <w:rPr>
          <w:rStyle w:val="CommentReference"/>
          <w:sz w:val="22"/>
          <w:szCs w:val="22"/>
        </w:rPr>
        <w:commentReference w:id="42"/>
      </w:r>
      <w:r w:rsidR="00C86F0E" w:rsidRPr="006E2E80">
        <w:t xml:space="preserve">. </w:t>
      </w:r>
    </w:p>
    <w:p w14:paraId="11758DE6" w14:textId="77777777" w:rsidR="00066559" w:rsidRPr="006E2E80" w:rsidRDefault="00066559" w:rsidP="00940F6D">
      <w:pPr>
        <w:spacing w:line="276" w:lineRule="auto"/>
        <w:rPr>
          <w:i/>
          <w:iCs/>
        </w:rPr>
      </w:pPr>
      <w:bookmarkStart w:id="43" w:name="detection-by-severity"/>
      <w:bookmarkEnd w:id="41"/>
      <w:r w:rsidRPr="006E2E80">
        <w:rPr>
          <w:i/>
          <w:iCs/>
        </w:rPr>
        <w:t>External Validation Against an Independent Bug Collection</w:t>
      </w:r>
    </w:p>
    <w:p w14:paraId="65D1721D" w14:textId="0EC4D00B" w:rsidR="00CE71C6" w:rsidRPr="006E2E80" w:rsidRDefault="00000000" w:rsidP="00940F6D">
      <w:pPr>
        <w:spacing w:line="276" w:lineRule="auto"/>
      </w:pPr>
      <w:r w:rsidRPr="006E2E80">
        <w:t xml:space="preserve">Of the 164 Type Mismatch bugs, </w:t>
      </w:r>
      <w:r w:rsidR="001B783C">
        <w:t>78</w:t>
      </w:r>
      <w:r w:rsidRPr="006E2E80">
        <w:t xml:space="preserve"> </w:t>
      </w:r>
      <w:r w:rsidR="0023344B" w:rsidRPr="006E2E80">
        <w:t xml:space="preserve">met the inclusion </w:t>
      </w:r>
      <w:r w:rsidR="00514195" w:rsidRPr="006E2E80">
        <w:t>criteria</w:t>
      </w:r>
      <w:r w:rsidR="0023344B" w:rsidRPr="006E2E80">
        <w:t xml:space="preserve"> of having a </w:t>
      </w:r>
      <w:r w:rsidR="00EC2E27" w:rsidRPr="006E2E80">
        <w:t xml:space="preserve">direct </w:t>
      </w:r>
      <w:r w:rsidRPr="006E2E80">
        <w:t xml:space="preserve">equivalent </w:t>
      </w:r>
      <w:r w:rsidR="005D6143" w:rsidRPr="006E2E80">
        <w:t>across programming languages applicable</w:t>
      </w:r>
      <w:r w:rsidR="00EC2E27" w:rsidRPr="006E2E80">
        <w:t xml:space="preserve"> </w:t>
      </w:r>
      <w:r w:rsidR="005D6143" w:rsidRPr="006E2E80">
        <w:t xml:space="preserve">to </w:t>
      </w:r>
      <w:r w:rsidR="00EC2E27" w:rsidRPr="006E2E80">
        <w:t>general data analytics</w:t>
      </w:r>
      <w:r w:rsidRPr="006E2E80">
        <w:t xml:space="preserve">. </w:t>
      </w:r>
      <w:r w:rsidR="00BE30BA">
        <w:t xml:space="preserve">Rationale for exclusion can be found in </w:t>
      </w:r>
      <w:r w:rsidR="00BE30BA" w:rsidRPr="00BE30BA">
        <w:rPr>
          <w:i/>
          <w:iCs/>
        </w:rPr>
        <w:t>Supplemental Table 2,</w:t>
      </w:r>
      <w:r w:rsidR="00BE30BA">
        <w:t xml:space="preserve"> with the primary reason being that the bugs were related to code unrelated to tabular data analysis. </w:t>
      </w:r>
      <w:r w:rsidRPr="006E2E80">
        <w:t xml:space="preserve">Among the </w:t>
      </w:r>
      <w:r w:rsidR="001B783C">
        <w:t>78</w:t>
      </w:r>
      <w:r w:rsidRPr="006E2E80">
        <w:t xml:space="preserve"> included bugs, </w:t>
      </w:r>
      <w:r w:rsidR="00E80EA5" w:rsidRPr="006E2E80">
        <w:t xml:space="preserve">there were </w:t>
      </w:r>
      <w:r w:rsidRPr="006E2E80">
        <w:t xml:space="preserve">60 </w:t>
      </w:r>
      <w:r w:rsidR="00E80EA5" w:rsidRPr="006E2E80">
        <w:t>(76%) data</w:t>
      </w:r>
      <w:r w:rsidRPr="006E2E80">
        <w:t xml:space="preserve"> type errors, 9 </w:t>
      </w:r>
      <w:r w:rsidR="00E80EA5" w:rsidRPr="006E2E80">
        <w:t xml:space="preserve">(11%) </w:t>
      </w:r>
      <w:r w:rsidRPr="006E2E80">
        <w:t xml:space="preserve">missing value errors, </w:t>
      </w:r>
      <w:r w:rsidR="005A534E">
        <w:t>4</w:t>
      </w:r>
      <w:r w:rsidRPr="006E2E80">
        <w:t xml:space="preserve"> </w:t>
      </w:r>
      <w:r w:rsidR="00A732BB" w:rsidRPr="006E2E80">
        <w:t>(</w:t>
      </w:r>
      <w:r w:rsidR="004A2ED4">
        <w:t>5</w:t>
      </w:r>
      <w:r w:rsidR="00A732BB" w:rsidRPr="006E2E80">
        <w:t xml:space="preserve">%) </w:t>
      </w:r>
      <w:r w:rsidRPr="006E2E80">
        <w:t xml:space="preserve">data loading errors, 4 </w:t>
      </w:r>
      <w:r w:rsidR="00A732BB" w:rsidRPr="006E2E80">
        <w:t xml:space="preserve">(5%) </w:t>
      </w:r>
      <w:r w:rsidRPr="006E2E80">
        <w:t xml:space="preserve">column reference errors, and 1 </w:t>
      </w:r>
      <w:r w:rsidR="00A732BB" w:rsidRPr="006E2E80">
        <w:t xml:space="preserve">(1%) dataset </w:t>
      </w:r>
      <w:r w:rsidRPr="006E2E80">
        <w:t xml:space="preserve">join error. All </w:t>
      </w:r>
      <w:r w:rsidR="001B783C">
        <w:t>78</w:t>
      </w:r>
      <w:r w:rsidRPr="006E2E80">
        <w:t xml:space="preserve"> bugs were caught by </w:t>
      </w:r>
      <w:r w:rsidRPr="006E2E80">
        <w:rPr>
          <w:i/>
          <w:iCs/>
        </w:rPr>
        <w:t>Tidy-TS</w:t>
      </w:r>
      <w:r w:rsidRPr="006E2E80">
        <w:t xml:space="preserve"> before </w:t>
      </w:r>
      <w:r w:rsidR="008D1D88" w:rsidRPr="006E2E80">
        <w:t>code execution</w:t>
      </w:r>
      <w:r w:rsidRPr="006E2E80">
        <w:t>.</w:t>
      </w:r>
    </w:p>
    <w:p w14:paraId="2F13C044" w14:textId="3B4745F1" w:rsidR="00CE71C6" w:rsidRPr="006E2E80" w:rsidRDefault="00000000" w:rsidP="00940F6D">
      <w:pPr>
        <w:spacing w:line="276" w:lineRule="auto"/>
      </w:pPr>
      <w:r w:rsidRPr="006E2E80">
        <w:t xml:space="preserve">Of the </w:t>
      </w:r>
      <w:r w:rsidR="001B783C">
        <w:t>78</w:t>
      </w:r>
      <w:r w:rsidRPr="006E2E80">
        <w:t xml:space="preserve"> included bugs, 62 </w:t>
      </w:r>
      <w:r w:rsidR="00EE3D10" w:rsidRPr="006E2E80">
        <w:t xml:space="preserve">(80%) </w:t>
      </w:r>
      <w:r w:rsidRPr="006E2E80">
        <w:t xml:space="preserve">still trigger the original failure in current versions of the </w:t>
      </w:r>
      <w:r w:rsidR="00451931" w:rsidRPr="006E2E80">
        <w:t>respective</w:t>
      </w:r>
      <w:r w:rsidRPr="006E2E80">
        <w:t xml:space="preserve"> Python and R libraries. The remaining 17 no longer reproduce the original </w:t>
      </w:r>
      <w:r w:rsidR="00983313" w:rsidRPr="006E2E80">
        <w:t>silent failure</w:t>
      </w:r>
      <w:r w:rsidRPr="006E2E80">
        <w:t xml:space="preserve">, reflecting upstream changes in those libraries since the bugs were </w:t>
      </w:r>
      <w:commentRangeStart w:id="44"/>
      <w:r w:rsidRPr="006E2E80">
        <w:t>originally</w:t>
      </w:r>
      <w:commentRangeEnd w:id="44"/>
      <w:r w:rsidR="003611D7" w:rsidRPr="006E2E80">
        <w:rPr>
          <w:rStyle w:val="CommentReference"/>
          <w:sz w:val="22"/>
          <w:szCs w:val="22"/>
        </w:rPr>
        <w:commentReference w:id="44"/>
      </w:r>
      <w:r w:rsidRPr="006E2E80">
        <w:t xml:space="preserve"> reported. </w:t>
      </w:r>
    </w:p>
    <w:p w14:paraId="23C3C29A" w14:textId="77777777" w:rsidR="005233BB" w:rsidRPr="006E2E80" w:rsidRDefault="00000000" w:rsidP="00940F6D">
      <w:pPr>
        <w:pStyle w:val="Heading2"/>
        <w:spacing w:line="276" w:lineRule="auto"/>
      </w:pPr>
      <w:bookmarkStart w:id="45" w:name="discussion"/>
      <w:bookmarkEnd w:id="39"/>
      <w:bookmarkEnd w:id="43"/>
      <w:r w:rsidRPr="006E2E80">
        <w:t>Discussion</w:t>
      </w:r>
    </w:p>
    <w:p w14:paraId="280D55E1" w14:textId="3CC0591D" w:rsidR="00947D53" w:rsidRPr="006E2E80" w:rsidRDefault="00BB07E9" w:rsidP="00940F6D">
      <w:pPr>
        <w:spacing w:line="276" w:lineRule="auto"/>
      </w:pPr>
      <w:r w:rsidRPr="006E2E80">
        <w:lastRenderedPageBreak/>
        <w:t>Both our publicly-available comparison suite and an external collection of real-world bugs illustrate how a novel compile-time safe data analytics library catches numerous silent errors that occur in two of the most commonly used programming languages</w:t>
      </w:r>
      <w:r w:rsidR="006F3E2D" w:rsidRPr="006E2E80">
        <w:t xml:space="preserve"> for clinical data analy</w:t>
      </w:r>
      <w:r w:rsidR="00397D35" w:rsidRPr="006E2E80">
        <w:t>sis</w:t>
      </w:r>
      <w:r w:rsidRPr="006E2E80">
        <w:t>. The gap was most prominent in cases where missing values might enter an analysis, potentially producing plausible but systematically incorrect output</w:t>
      </w:r>
      <w:r w:rsidR="0064350E">
        <w:t xml:space="preserve"> </w:t>
      </w:r>
      <w:r w:rsidR="0064350E" w:rsidRPr="0064350E">
        <w:rPr>
          <w:i/>
          <w:iCs/>
        </w:rPr>
        <w:t>(</w:t>
      </w:r>
      <w:commentRangeStart w:id="46"/>
      <w:r w:rsidR="0064350E" w:rsidRPr="0064350E">
        <w:rPr>
          <w:i/>
          <w:iCs/>
        </w:rPr>
        <w:t>Figure</w:t>
      </w:r>
      <w:commentRangeEnd w:id="46"/>
      <w:r w:rsidR="003611D7" w:rsidRPr="0064350E">
        <w:rPr>
          <w:rStyle w:val="CommentReference"/>
          <w:i/>
          <w:iCs/>
          <w:sz w:val="22"/>
          <w:szCs w:val="22"/>
        </w:rPr>
        <w:commentReference w:id="46"/>
      </w:r>
      <w:r w:rsidR="0064350E" w:rsidRPr="0064350E">
        <w:rPr>
          <w:i/>
          <w:iCs/>
        </w:rPr>
        <w:t xml:space="preserve"> 3</w:t>
      </w:r>
      <w:r w:rsidR="0064350E">
        <w:t>)</w:t>
      </w:r>
      <w:r w:rsidRPr="006E2E80">
        <w:t xml:space="preserve">. </w:t>
      </w:r>
    </w:p>
    <w:p w14:paraId="22A45A9A" w14:textId="77777777" w:rsidR="006B0EB4" w:rsidRPr="006E2E80" w:rsidRDefault="00947D53" w:rsidP="00940F6D">
      <w:pPr>
        <w:spacing w:line="276" w:lineRule="auto"/>
      </w:pPr>
      <w:r w:rsidRPr="006E2E80">
        <w:t xml:space="preserve">Python's optional static analysis tools did not address this limitation. Even with the most thorough settings enabled, </w:t>
      </w:r>
      <w:r w:rsidRPr="006E2E80">
        <w:rPr>
          <w:i/>
          <w:iCs/>
        </w:rPr>
        <w:t>mypy</w:t>
      </w:r>
      <w:r w:rsidRPr="006E2E80">
        <w:t xml:space="preserve"> and </w:t>
      </w:r>
      <w:r w:rsidRPr="006E2E80">
        <w:rPr>
          <w:i/>
          <w:iCs/>
        </w:rPr>
        <w:t>pyright</w:t>
      </w:r>
      <w:r w:rsidRPr="006E2E80">
        <w:t xml:space="preserve"> failed to detect any of the 65 errors. </w:t>
      </w:r>
      <w:r w:rsidR="00352BD2" w:rsidRPr="006E2E80">
        <w:t xml:space="preserve">While these tools can describe the types of individual values, they do not integrate with pandas to track how dataset columns and missing values change throughout a data analysis. </w:t>
      </w:r>
      <w:r w:rsidR="001A105A" w:rsidRPr="006E2E80">
        <w:t xml:space="preserve">The increasingly popular </w:t>
      </w:r>
      <w:r w:rsidR="001A105A" w:rsidRPr="006E2E80">
        <w:rPr>
          <w:i/>
          <w:iCs/>
        </w:rPr>
        <w:t>Polars</w:t>
      </w:r>
      <w:r w:rsidR="001A105A" w:rsidRPr="006E2E80">
        <w:t xml:space="preserve"> data analysis library for Python likewise did not meaningfully outperform </w:t>
      </w:r>
      <w:r w:rsidR="001A105A" w:rsidRPr="006E2E80">
        <w:rPr>
          <w:i/>
          <w:iCs/>
        </w:rPr>
        <w:t xml:space="preserve">pandas </w:t>
      </w:r>
      <w:r w:rsidR="001A105A" w:rsidRPr="006E2E80">
        <w:t xml:space="preserve">or </w:t>
      </w:r>
      <w:r w:rsidR="001A105A" w:rsidRPr="006E2E80">
        <w:rPr>
          <w:i/>
          <w:iCs/>
        </w:rPr>
        <w:t>tidyverse</w:t>
      </w:r>
      <w:r w:rsidR="001A105A" w:rsidRPr="006E2E80">
        <w:t xml:space="preserve">. </w:t>
      </w:r>
    </w:p>
    <w:p w14:paraId="163492D3" w14:textId="01B068BB" w:rsidR="006B0EB4" w:rsidRPr="006E2E80" w:rsidRDefault="006B0EB4" w:rsidP="00940F6D">
      <w:pPr>
        <w:spacing w:line="276" w:lineRule="auto"/>
      </w:pPr>
      <w:r w:rsidRPr="006E2E80">
        <w:t xml:space="preserve">These findings are situated within a broader literature documenting the prevalence and consequences of analytical errors in clinical research. Broad analyses </w:t>
      </w:r>
      <w:r w:rsidR="00AA37FF" w:rsidRPr="006E2E80">
        <w:t xml:space="preserve">of thousands </w:t>
      </w:r>
      <w:r w:rsidRPr="006E2E80">
        <w:t>of retracted medical publications have found that data concerns were the single most common reason for retraction at 31.5%.[16] An earlier study of 395 retracted articles found that unintentional errors — mistakes in sampling, procedures, or data analysis — accounted for more than twice as many retractions as scientific misconduct.[17] A survey of 97 researchers whose papers were retracted due to unintentional errors found that inattention was the most frequently cited cause, and that errors could occur at any stage of the data management workflow.[18] Taken together, these findings suggest that a substantial share of retracted clinical research may stem from the kind of routine, silent processing errors that compile-time type systems are specifically designed to prevent.</w:t>
      </w:r>
    </w:p>
    <w:p w14:paraId="79F16A10" w14:textId="0C03CDD1" w:rsidR="00AC1B29" w:rsidRPr="006E2E80" w:rsidRDefault="0094507A" w:rsidP="00940F6D">
      <w:pPr>
        <w:spacing w:line="276" w:lineRule="auto"/>
      </w:pPr>
      <w:r w:rsidRPr="006E2E80">
        <w:t xml:space="preserve">As clinical research and informatics increasingly make use of AI-assisted programming, the risk of silent errors is </w:t>
      </w:r>
      <w:commentRangeStart w:id="47"/>
      <w:r w:rsidRPr="006E2E80">
        <w:t>magnified</w:t>
      </w:r>
      <w:commentRangeEnd w:id="47"/>
      <w:r w:rsidR="003611D7" w:rsidRPr="006E2E80">
        <w:rPr>
          <w:rStyle w:val="CommentReference"/>
          <w:sz w:val="22"/>
          <w:szCs w:val="22"/>
        </w:rPr>
        <w:commentReference w:id="47"/>
      </w:r>
      <w:r w:rsidRPr="006E2E80">
        <w:t xml:space="preserve">. AI outputs frequently hallucinate APIs and generate plausible but logically flawed code that languages like Python or R will execute without warning.[19] We anticipate that data analysis tools that incorporate pre-execution type checks like </w:t>
      </w:r>
      <w:r w:rsidRPr="006E2E80">
        <w:rPr>
          <w:i/>
          <w:iCs/>
        </w:rPr>
        <w:t>Tidy-TS</w:t>
      </w:r>
      <w:r w:rsidRPr="006E2E80">
        <w:t xml:space="preserve"> </w:t>
      </w:r>
      <w:commentRangeStart w:id="48"/>
      <w:r w:rsidRPr="006E2E80">
        <w:t>can</w:t>
      </w:r>
      <w:commentRangeEnd w:id="48"/>
      <w:r w:rsidR="003611D7" w:rsidRPr="006E2E80">
        <w:rPr>
          <w:rStyle w:val="CommentReference"/>
          <w:sz w:val="22"/>
          <w:szCs w:val="22"/>
        </w:rPr>
        <w:commentReference w:id="48"/>
      </w:r>
      <w:r w:rsidRPr="006E2E80">
        <w:t xml:space="preserve"> serve as an important guardrail to permit AI agents to author increasingly complex, error-free clinical data </w:t>
      </w:r>
      <w:commentRangeStart w:id="49"/>
      <w:r w:rsidRPr="006E2E80">
        <w:t>analys</w:t>
      </w:r>
      <w:r w:rsidR="00264326" w:rsidRPr="006E2E80">
        <w:t>es</w:t>
      </w:r>
      <w:commentRangeEnd w:id="49"/>
      <w:r w:rsidR="003611D7">
        <w:rPr>
          <w:rStyle w:val="CommentReference"/>
          <w:sz w:val="22"/>
          <w:szCs w:val="22"/>
        </w:rPr>
        <w:commentReference w:id="49"/>
      </w:r>
      <w:ins w:id="50" w:author="Ken Kawamoto" w:date="2026-05-29T08:04:00Z" w16du:dateUtc="2026-05-29T14:04:00Z">
        <w:r w:rsidR="003611D7">
          <w:t>I</w:t>
        </w:r>
      </w:ins>
      <w:r w:rsidRPr="006E2E80">
        <w:t xml:space="preserve">. </w:t>
      </w:r>
      <w:r w:rsidR="00C81A96" w:rsidRPr="006E2E80">
        <w:t xml:space="preserve">Future work will assess the real-world utility of </w:t>
      </w:r>
      <w:r w:rsidR="00C81A96" w:rsidRPr="006E2E80">
        <w:rPr>
          <w:i/>
          <w:iCs/>
        </w:rPr>
        <w:t xml:space="preserve">Tidy-TS </w:t>
      </w:r>
      <w:r w:rsidRPr="006E2E80">
        <w:t>in this regard.</w:t>
      </w:r>
    </w:p>
    <w:p w14:paraId="3D7ED79B" w14:textId="0ED18946" w:rsidR="007D4948" w:rsidRPr="006E2E80" w:rsidRDefault="00DD0A29" w:rsidP="00940F6D">
      <w:pPr>
        <w:spacing w:line="276" w:lineRule="auto"/>
      </w:pPr>
      <w:r w:rsidRPr="006E2E80">
        <w:rPr>
          <w:i/>
          <w:iCs/>
        </w:rPr>
        <w:t xml:space="preserve">Tidy-TS </w:t>
      </w:r>
      <w:r w:rsidRPr="006E2E80">
        <w:t xml:space="preserve">occupies a different domain of error prevention than existing tools that primarily evaluate the completeness, conformance, or plausibility of existing clinical data repositories, such as the OHDSI Data Quality Dashboard.[20] Data handling during analysis has been identified as a distinct source of error that these approaches do not address.[21][22] </w:t>
      </w:r>
      <w:r w:rsidRPr="006E2E80">
        <w:rPr>
          <w:i/>
          <w:iCs/>
        </w:rPr>
        <w:t>Tidy-TS</w:t>
      </w:r>
      <w:r w:rsidRPr="006E2E80">
        <w:t xml:space="preserve"> and compile-time data analytics help directly </w:t>
      </w:r>
      <w:r w:rsidR="00D47C57" w:rsidRPr="006E2E80">
        <w:t>bridge</w:t>
      </w:r>
      <w:r w:rsidRPr="006E2E80">
        <w:t xml:space="preserve"> this gap.</w:t>
      </w:r>
    </w:p>
    <w:p w14:paraId="46222F73" w14:textId="3112059C" w:rsidR="00B55A25" w:rsidRPr="006E2E80" w:rsidRDefault="007D4948" w:rsidP="00940F6D">
      <w:pPr>
        <w:spacing w:line="276" w:lineRule="auto"/>
      </w:pPr>
      <w:r w:rsidRPr="006E2E80">
        <w:t xml:space="preserve">Runtime validation libraries in Python and R, such as </w:t>
      </w:r>
      <w:r w:rsidRPr="006E2E80">
        <w:rPr>
          <w:i/>
          <w:iCs/>
        </w:rPr>
        <w:t>pandera</w:t>
      </w:r>
      <w:r w:rsidRPr="006E2E80">
        <w:t xml:space="preserve"> and </w:t>
      </w:r>
      <w:r w:rsidRPr="006E2E80">
        <w:rPr>
          <w:i/>
          <w:iCs/>
        </w:rPr>
        <w:t>pointblank</w:t>
      </w:r>
      <w:r w:rsidRPr="006E2E80">
        <w:t>, also target errors within the analysis workflow. However, these systems depend on analysts anticipating each possible failure condition and adding checks manually.</w:t>
      </w:r>
      <w:r w:rsidR="00E22C64" w:rsidRPr="006E2E80">
        <w:t xml:space="preserve"> </w:t>
      </w:r>
      <w:r w:rsidRPr="006E2E80">
        <w:rPr>
          <w:i/>
          <w:iCs/>
        </w:rPr>
        <w:t>Tidy-TS</w:t>
      </w:r>
      <w:r w:rsidRPr="006E2E80">
        <w:t xml:space="preserve"> applies equivalent checks automatically through the compiler, whether or not the analyst anticipated the problem in advance. This distinction is most important for errors that are difficult to predict before the analysis is </w:t>
      </w:r>
      <w:commentRangeStart w:id="51"/>
      <w:r w:rsidRPr="006E2E80">
        <w:t>written</w:t>
      </w:r>
      <w:commentRangeEnd w:id="51"/>
      <w:del w:id="52" w:author="Ken Kawamoto" w:date="2026-05-29T08:06:00Z" w16du:dateUtc="2026-05-29T14:06:00Z">
        <w:r w:rsidR="003611D7" w:rsidRPr="006E2E80" w:rsidDel="003611D7">
          <w:rPr>
            <w:rStyle w:val="CommentReference"/>
            <w:sz w:val="22"/>
            <w:szCs w:val="22"/>
          </w:rPr>
          <w:commentReference w:id="51"/>
        </w:r>
      </w:del>
      <w:r w:rsidRPr="006E2E80">
        <w:t>.</w:t>
      </w:r>
    </w:p>
    <w:p w14:paraId="288315F6" w14:textId="77777777" w:rsidR="005233BB" w:rsidRPr="006E2E80" w:rsidRDefault="00AE0632" w:rsidP="00940F6D">
      <w:pPr>
        <w:pStyle w:val="BodyText"/>
        <w:spacing w:line="276" w:lineRule="auto"/>
        <w:rPr>
          <w:i/>
          <w:iCs/>
        </w:rPr>
      </w:pPr>
      <w:r w:rsidRPr="006E2E80">
        <w:rPr>
          <w:i/>
          <w:iCs/>
        </w:rPr>
        <w:t>Limitations</w:t>
      </w:r>
      <w:bookmarkStart w:id="53" w:name="limitations"/>
      <w:bookmarkEnd w:id="45"/>
    </w:p>
    <w:p w14:paraId="47EE4746" w14:textId="7C570ABD" w:rsidR="00DD42AF" w:rsidRPr="006E2E80" w:rsidRDefault="00D435FC" w:rsidP="00940F6D">
      <w:pPr>
        <w:pStyle w:val="FirstParagraph"/>
        <w:spacing w:line="276" w:lineRule="auto"/>
      </w:pPr>
      <w:r w:rsidRPr="006E2E80">
        <w:lastRenderedPageBreak/>
        <w:t>While compile-time programming languages can prevent the implementation of accidental analytical errors</w:t>
      </w:r>
      <w:r w:rsidR="00815B87" w:rsidRPr="006E2E80">
        <w:t xml:space="preserve"> related to unexpected data types</w:t>
      </w:r>
      <w:r w:rsidRPr="006E2E80">
        <w:t xml:space="preserve">, </w:t>
      </w:r>
      <w:r w:rsidR="00815B87" w:rsidRPr="006E2E80">
        <w:t xml:space="preserve">there remain other analytical errors that </w:t>
      </w:r>
      <w:r w:rsidR="00C07715" w:rsidRPr="006E2E80">
        <w:t xml:space="preserve">may go </w:t>
      </w:r>
      <w:r w:rsidR="00815B87" w:rsidRPr="006E2E80">
        <w:t xml:space="preserve">undetected. For example, if an analyst mistakenly </w:t>
      </w:r>
      <w:r w:rsidR="00DA62B3" w:rsidRPr="006E2E80">
        <w:t>substitutes</w:t>
      </w:r>
      <w:r w:rsidR="00815B87" w:rsidRPr="006E2E80">
        <w:t xml:space="preserve"> one date value for another – perhaps referencing a medication order date rather than a medication start date – </w:t>
      </w:r>
      <w:r w:rsidR="00815B87" w:rsidRPr="006E2E80">
        <w:rPr>
          <w:i/>
          <w:iCs/>
        </w:rPr>
        <w:t xml:space="preserve">Tidy-TS </w:t>
      </w:r>
      <w:r w:rsidR="00815B87" w:rsidRPr="006E2E80">
        <w:t xml:space="preserve">cannot alone account for this error. Likewise, </w:t>
      </w:r>
      <w:r w:rsidR="00815B87" w:rsidRPr="006E2E80">
        <w:rPr>
          <w:i/>
          <w:iCs/>
        </w:rPr>
        <w:t>Tidy-TS</w:t>
      </w:r>
      <w:r w:rsidR="00815B87" w:rsidRPr="006E2E80">
        <w:t xml:space="preserve"> cannot necessarily prevent an analyst from selecting an incorrect hypothesis test or incorrectly specifying a logistic regression. This limitation reflects a distinction between verifying analytical correctness and scientific validity. The latter still requires domain expertise regardless of the programming environment. </w:t>
      </w:r>
      <w:r w:rsidR="00BF1A51" w:rsidRPr="006E2E80">
        <w:t>However</w:t>
      </w:r>
      <w:r w:rsidR="00815B87" w:rsidRPr="006E2E80">
        <w:t xml:space="preserve">, there is immense versatility in type-safe programming languages, and the foundation that </w:t>
      </w:r>
      <w:r w:rsidR="00815B87" w:rsidRPr="006E2E80">
        <w:rPr>
          <w:i/>
          <w:iCs/>
        </w:rPr>
        <w:t>Tidy-TS</w:t>
      </w:r>
      <w:r w:rsidR="00815B87" w:rsidRPr="006E2E80">
        <w:t xml:space="preserve"> </w:t>
      </w:r>
      <w:r w:rsidR="000953E7" w:rsidRPr="006E2E80">
        <w:t>provides could potentially be</w:t>
      </w:r>
      <w:r w:rsidR="00815B87" w:rsidRPr="006E2E80">
        <w:t xml:space="preserve"> extended to help address </w:t>
      </w:r>
      <w:r w:rsidR="000953E7" w:rsidRPr="006E2E80">
        <w:t>an additional set</w:t>
      </w:r>
      <w:r w:rsidR="00815B87" w:rsidRPr="006E2E80">
        <w:t xml:space="preserve"> of these errors</w:t>
      </w:r>
      <w:r w:rsidR="000953E7" w:rsidRPr="006E2E80">
        <w:t>.</w:t>
      </w:r>
    </w:p>
    <w:p w14:paraId="1B311828" w14:textId="75C37944" w:rsidR="00815B87" w:rsidRPr="006E2E80" w:rsidRDefault="00DD42AF" w:rsidP="00940F6D">
      <w:pPr>
        <w:pStyle w:val="FirstParagraph"/>
        <w:spacing w:line="276" w:lineRule="auto"/>
      </w:pPr>
      <w:r w:rsidRPr="006E2E80">
        <w:t xml:space="preserve">Languages that provide pre-execution type checks are also sometimes perceived as adding friction to the software development process. In practice, many of these checks correspond to steps that will ultimately be required for a correct clinical analysis, regardless of programming language. Indeed, the discussed literature on the prevalence of errors in clinical research </w:t>
      </w:r>
      <w:r w:rsidR="00964342" w:rsidRPr="006E2E80">
        <w:t xml:space="preserve">implies </w:t>
      </w:r>
      <w:r w:rsidRPr="006E2E80">
        <w:t xml:space="preserve">that analysts may be too quick to accept code that runs as correct code. </w:t>
      </w:r>
      <w:r w:rsidR="00C81A96" w:rsidRPr="006E2E80">
        <w:t xml:space="preserve">In our experience, requiring that these issues be addressed </w:t>
      </w:r>
      <w:r w:rsidRPr="006E2E80">
        <w:t xml:space="preserve">prior to </w:t>
      </w:r>
      <w:r w:rsidR="00B0146C" w:rsidRPr="006E2E80">
        <w:t xml:space="preserve">code execution helps uncover numerous assumptions and </w:t>
      </w:r>
      <w:commentRangeStart w:id="54"/>
      <w:r w:rsidRPr="006E2E80">
        <w:t>is</w:t>
      </w:r>
      <w:commentRangeEnd w:id="54"/>
      <w:r w:rsidR="00A70E12" w:rsidRPr="006E2E80">
        <w:rPr>
          <w:rStyle w:val="CommentReference"/>
          <w:sz w:val="22"/>
          <w:szCs w:val="22"/>
        </w:rPr>
        <w:commentReference w:id="54"/>
      </w:r>
      <w:r w:rsidRPr="006E2E80">
        <w:t xml:space="preserve"> ultimately time</w:t>
      </w:r>
      <w:r w:rsidR="00573974" w:rsidRPr="006E2E80">
        <w:t>-</w:t>
      </w:r>
      <w:r w:rsidRPr="006E2E80">
        <w:t>saving</w:t>
      </w:r>
      <w:r w:rsidR="00B0146C" w:rsidRPr="006E2E80">
        <w:t>.</w:t>
      </w:r>
      <w:r w:rsidRPr="006E2E80">
        <w:t xml:space="preserve"> </w:t>
      </w:r>
    </w:p>
    <w:p w14:paraId="45787432" w14:textId="0F9C48E1" w:rsidR="00FB5D6B" w:rsidRPr="006E2E80" w:rsidRDefault="005E0898" w:rsidP="00940F6D">
      <w:pPr>
        <w:pStyle w:val="FirstParagraph"/>
        <w:spacing w:line="276" w:lineRule="auto"/>
      </w:pPr>
      <w:r w:rsidRPr="006E2E80">
        <w:t xml:space="preserve">As noted in the analysis, </w:t>
      </w:r>
      <w:r w:rsidR="00B0146C" w:rsidRPr="006E2E80">
        <w:t xml:space="preserve">languages that provide pre-execution type checks alone cannot verify that external data actually aligns with the expected shape. </w:t>
      </w:r>
      <w:r w:rsidR="00A1237B" w:rsidRPr="006E2E80">
        <w:t>This necessitates runtime validation, which Tidy-TS enforces as a strict requirement during data loading to safely support all downstream type checks.</w:t>
      </w:r>
    </w:p>
    <w:p w14:paraId="390E8ED0" w14:textId="77777777" w:rsidR="005610F3" w:rsidRPr="006E2E80" w:rsidRDefault="00FB5D6B" w:rsidP="00940F6D">
      <w:pPr>
        <w:pStyle w:val="FirstParagraph"/>
        <w:spacing w:line="276" w:lineRule="auto"/>
      </w:pPr>
      <w:r w:rsidRPr="006E2E80">
        <w:t xml:space="preserve">TypeScript also has practical limits. Programmers can bypass the compiler, and workflows </w:t>
      </w:r>
      <w:r w:rsidR="00820948" w:rsidRPr="006E2E80">
        <w:t xml:space="preserve">with </w:t>
      </w:r>
      <w:r w:rsidR="00897A09" w:rsidRPr="006E2E80">
        <w:t xml:space="preserve">particularly </w:t>
      </w:r>
      <w:r w:rsidR="00820948" w:rsidRPr="006E2E80">
        <w:t>complex</w:t>
      </w:r>
      <w:r w:rsidR="00897A09" w:rsidRPr="006E2E80">
        <w:t xml:space="preserve"> or poorly designed</w:t>
      </w:r>
      <w:r w:rsidR="00820948" w:rsidRPr="006E2E80">
        <w:t xml:space="preserve"> types can </w:t>
      </w:r>
      <w:r w:rsidRPr="006E2E80">
        <w:t>exceed compiler capacity</w:t>
      </w:r>
      <w:r w:rsidR="00820948" w:rsidRPr="006E2E80">
        <w:t xml:space="preserve">. </w:t>
      </w:r>
      <w:r w:rsidR="00820948" w:rsidRPr="006E2E80">
        <w:rPr>
          <w:i/>
          <w:iCs/>
        </w:rPr>
        <w:t xml:space="preserve">Tidy-TS </w:t>
      </w:r>
      <w:r w:rsidR="00820948" w:rsidRPr="006E2E80">
        <w:t xml:space="preserve">has been optimized to minimize compiler burden and actively supports ongoing projects at the University of Utah using complex type </w:t>
      </w:r>
      <w:commentRangeStart w:id="55"/>
      <w:r w:rsidR="00820948" w:rsidRPr="006E2E80">
        <w:t>systems</w:t>
      </w:r>
      <w:commentRangeEnd w:id="55"/>
      <w:r w:rsidR="00A70E12" w:rsidRPr="006E2E80">
        <w:rPr>
          <w:rStyle w:val="CommentReference"/>
          <w:sz w:val="22"/>
          <w:szCs w:val="22"/>
        </w:rPr>
        <w:commentReference w:id="55"/>
      </w:r>
      <w:r w:rsidR="00820948" w:rsidRPr="006E2E80">
        <w:t>.</w:t>
      </w:r>
    </w:p>
    <w:p w14:paraId="7E898392" w14:textId="77777777" w:rsidR="005233BB" w:rsidRPr="006E2E80" w:rsidRDefault="00000000" w:rsidP="00940F6D">
      <w:pPr>
        <w:pStyle w:val="Heading2"/>
        <w:spacing w:line="276" w:lineRule="auto"/>
      </w:pPr>
      <w:bookmarkStart w:id="56" w:name="conclusion-1"/>
      <w:bookmarkEnd w:id="53"/>
      <w:r w:rsidRPr="006E2E80">
        <w:t>Conclusion</w:t>
      </w:r>
    </w:p>
    <w:p w14:paraId="7C897936" w14:textId="4D12BDDE" w:rsidR="003B53C0" w:rsidRPr="006E2E80" w:rsidRDefault="000B57CE" w:rsidP="00940F6D">
      <w:pPr>
        <w:pStyle w:val="FirstParagraph"/>
        <w:spacing w:line="276" w:lineRule="auto"/>
      </w:pPr>
      <w:r w:rsidRPr="006E2E80">
        <w:rPr>
          <w:i/>
          <w:iCs/>
        </w:rPr>
        <w:t>Tidy-TS</w:t>
      </w:r>
      <w:r w:rsidRPr="006E2E80">
        <w:t xml:space="preserve"> </w:t>
      </w:r>
      <w:r w:rsidR="00383E8B" w:rsidRPr="006E2E80">
        <w:t xml:space="preserve">is a novel, open-source data analytics library </w:t>
      </w:r>
      <w:r w:rsidR="002A77BB" w:rsidRPr="006E2E80">
        <w:t xml:space="preserve">that </w:t>
      </w:r>
      <w:r w:rsidR="00383E8B" w:rsidRPr="006E2E80">
        <w:t>prevent</w:t>
      </w:r>
      <w:r w:rsidR="002A77BB" w:rsidRPr="006E2E80">
        <w:t>s</w:t>
      </w:r>
      <w:r w:rsidR="00383E8B" w:rsidRPr="006E2E80">
        <w:t xml:space="preserve"> a common class of errors</w:t>
      </w:r>
      <w:r w:rsidRPr="006E2E80">
        <w:t xml:space="preserve"> </w:t>
      </w:r>
      <w:r w:rsidR="00383E8B" w:rsidRPr="006E2E80">
        <w:t xml:space="preserve">in clinical data analysis before code is executed. It catches numerous </w:t>
      </w:r>
      <w:r w:rsidR="00370371" w:rsidRPr="006E2E80">
        <w:t xml:space="preserve">errors </w:t>
      </w:r>
      <w:r w:rsidR="00383E8B" w:rsidRPr="006E2E80">
        <w:t>that</w:t>
      </w:r>
      <w:r w:rsidRPr="006E2E80">
        <w:t xml:space="preserve"> </w:t>
      </w:r>
      <w:r w:rsidR="009E3225" w:rsidRPr="006E2E80">
        <w:t>execute</w:t>
      </w:r>
      <w:r w:rsidRPr="006E2E80">
        <w:t xml:space="preserve"> silently in Python and R workflows</w:t>
      </w:r>
      <w:r w:rsidR="00383E8B" w:rsidRPr="006E2E80">
        <w:t xml:space="preserve">, with the </w:t>
      </w:r>
      <w:r w:rsidRPr="006E2E80">
        <w:t xml:space="preserve">largest detection gap </w:t>
      </w:r>
      <w:r w:rsidR="00383E8B" w:rsidRPr="006E2E80">
        <w:t xml:space="preserve">related to potentially </w:t>
      </w:r>
      <w:r w:rsidRPr="006E2E80">
        <w:t>missing values introduced during analysis</w:t>
      </w:r>
      <w:r w:rsidR="00383E8B" w:rsidRPr="006E2E80">
        <w:t>. In doing so, it represents a first-of-its-kind tool designed to directly address a well-documented source of error in clinical and translational research.</w:t>
      </w:r>
    </w:p>
    <w:p w14:paraId="40FC1284" w14:textId="77777777" w:rsidR="007F04E0" w:rsidRPr="006E2E80" w:rsidRDefault="007F04E0" w:rsidP="00940F6D">
      <w:pPr>
        <w:pStyle w:val="FirstParagraph"/>
        <w:spacing w:line="276" w:lineRule="auto"/>
        <w:rPr>
          <w:i/>
          <w:iCs/>
        </w:rPr>
      </w:pPr>
      <w:r w:rsidRPr="006E2E80">
        <w:rPr>
          <w:i/>
          <w:iCs/>
        </w:rPr>
        <w:t>Acknowledgements</w:t>
      </w:r>
    </w:p>
    <w:p w14:paraId="215F1C36" w14:textId="77777777" w:rsidR="007F04E0" w:rsidRPr="006E2E80" w:rsidRDefault="0037534A" w:rsidP="00940F6D">
      <w:pPr>
        <w:pStyle w:val="FirstParagraph"/>
        <w:spacing w:line="276" w:lineRule="auto"/>
      </w:pPr>
      <w:r w:rsidRPr="006E2E80">
        <w:t>Multiple</w:t>
      </w:r>
      <w:r w:rsidR="00CE1392" w:rsidRPr="006E2E80">
        <w:t xml:space="preserve"> AI tools</w:t>
      </w:r>
      <w:r w:rsidR="007F04E0" w:rsidRPr="006E2E80">
        <w:t xml:space="preserve"> (Anthropic Claude, </w:t>
      </w:r>
      <w:r w:rsidR="00CE1392" w:rsidRPr="006E2E80">
        <w:t xml:space="preserve">Google Gemini, </w:t>
      </w:r>
      <w:r w:rsidR="007F04E0" w:rsidRPr="006E2E80">
        <w:t>OpenAI ChatGPT) were used throughout the project</w:t>
      </w:r>
      <w:r w:rsidRPr="006E2E80">
        <w:t>, to various extents, for</w:t>
      </w:r>
      <w:r w:rsidR="007F04E0" w:rsidRPr="006E2E80">
        <w:t xml:space="preserve"> </w:t>
      </w:r>
      <w:r w:rsidR="00963ED9" w:rsidRPr="006E2E80">
        <w:t>library</w:t>
      </w:r>
      <w:r w:rsidR="007F04E0" w:rsidRPr="006E2E80">
        <w:t xml:space="preserve"> development and </w:t>
      </w:r>
      <w:r w:rsidRPr="006E2E80">
        <w:t>manuscript-related analyses</w:t>
      </w:r>
      <w:r w:rsidR="007F04E0" w:rsidRPr="006E2E80">
        <w:t>. All scientific content, study design, analysis, interpretations</w:t>
      </w:r>
      <w:r w:rsidR="00F630A1" w:rsidRPr="006E2E80">
        <w:t xml:space="preserve">, and manuscript decisions </w:t>
      </w:r>
      <w:r w:rsidR="007F04E0" w:rsidRPr="006E2E80">
        <w:t>were made by the authors, who take full responsibility for the work.</w:t>
      </w:r>
    </w:p>
    <w:p w14:paraId="58C9F751" w14:textId="77777777" w:rsidR="007F04E0" w:rsidRPr="006E2E80" w:rsidRDefault="007F04E0" w:rsidP="00940F6D">
      <w:pPr>
        <w:pStyle w:val="FirstParagraph"/>
        <w:spacing w:line="276" w:lineRule="auto"/>
      </w:pPr>
      <w:r w:rsidRPr="006E2E80">
        <w:rPr>
          <w:i/>
          <w:iCs/>
        </w:rPr>
        <w:t>Tidy-TS</w:t>
      </w:r>
      <w:r w:rsidRPr="006E2E80">
        <w:t xml:space="preserve"> builds on ideas and infrastructure from several open-source projects, including R, Python, </w:t>
      </w:r>
      <w:r w:rsidRPr="006E2E80">
        <w:rPr>
          <w:i/>
          <w:iCs/>
        </w:rPr>
        <w:t>pandas</w:t>
      </w:r>
      <w:r w:rsidRPr="006E2E80">
        <w:t xml:space="preserve">, </w:t>
      </w:r>
      <w:r w:rsidRPr="006E2E80">
        <w:rPr>
          <w:i/>
          <w:iCs/>
        </w:rPr>
        <w:t>Polars</w:t>
      </w:r>
      <w:r w:rsidRPr="006E2E80">
        <w:t xml:space="preserve">, </w:t>
      </w:r>
      <w:r w:rsidRPr="006E2E80">
        <w:rPr>
          <w:i/>
          <w:iCs/>
        </w:rPr>
        <w:t>tidyverse</w:t>
      </w:r>
      <w:r w:rsidRPr="006E2E80">
        <w:t xml:space="preserve">, </w:t>
      </w:r>
      <w:r w:rsidR="00087BD3" w:rsidRPr="006E2E80">
        <w:rPr>
          <w:i/>
          <w:iCs/>
        </w:rPr>
        <w:t>a</w:t>
      </w:r>
      <w:r w:rsidRPr="006E2E80">
        <w:rPr>
          <w:i/>
          <w:iCs/>
        </w:rPr>
        <w:t>rquero</w:t>
      </w:r>
      <w:r w:rsidRPr="006E2E80">
        <w:t xml:space="preserve">, and </w:t>
      </w:r>
      <w:r w:rsidR="00087BD3" w:rsidRPr="006E2E80">
        <w:rPr>
          <w:i/>
          <w:iCs/>
        </w:rPr>
        <w:t>z</w:t>
      </w:r>
      <w:r w:rsidRPr="006E2E80">
        <w:rPr>
          <w:i/>
          <w:iCs/>
        </w:rPr>
        <w:t>od</w:t>
      </w:r>
      <w:r w:rsidRPr="006E2E80">
        <w:t>. The authors are grateful to these communities for their work.</w:t>
      </w:r>
    </w:p>
    <w:p w14:paraId="5721C500" w14:textId="77777777" w:rsidR="007F04E0" w:rsidRPr="006E2E80" w:rsidRDefault="007F04E0" w:rsidP="00940F6D">
      <w:pPr>
        <w:pStyle w:val="FirstParagraph"/>
        <w:spacing w:line="276" w:lineRule="auto"/>
        <w:rPr>
          <w:i/>
          <w:iCs/>
        </w:rPr>
      </w:pPr>
      <w:r w:rsidRPr="006E2E80">
        <w:rPr>
          <w:i/>
          <w:iCs/>
        </w:rPr>
        <w:t>Data Availability</w:t>
      </w:r>
    </w:p>
    <w:p w14:paraId="458F8464" w14:textId="2584C518" w:rsidR="007F04E0" w:rsidRPr="006E2E80" w:rsidRDefault="00542E68" w:rsidP="00940F6D">
      <w:pPr>
        <w:pStyle w:val="FirstParagraph"/>
        <w:spacing w:line="276" w:lineRule="auto"/>
      </w:pPr>
      <w:r w:rsidRPr="006E2E80">
        <w:lastRenderedPageBreak/>
        <w:t xml:space="preserve">The Tidy-TS library, its extensive testing suite, the external validation bug collection, and the full comparison suite of 65 error scenarios (with equivalent implementations in Tidy-TS, pandas, tidyverse, and Polars) are publicly available at </w:t>
      </w:r>
      <w:r w:rsidR="007F04E0" w:rsidRPr="006E2E80">
        <w:t>https://github.com/jtmenchaca/tidy-ts (release 2.0.0). All outcomes reported in this paper can be reproduced from the published source code.</w:t>
      </w:r>
    </w:p>
    <w:p w14:paraId="366551BD" w14:textId="751B8BB5" w:rsidR="006B0DE8" w:rsidRPr="006E2E80" w:rsidRDefault="006B0DE8" w:rsidP="00940F6D">
      <w:pPr>
        <w:pStyle w:val="FirstParagraph"/>
        <w:spacing w:line="276" w:lineRule="auto"/>
      </w:pPr>
      <w:r w:rsidRPr="006E2E80">
        <w:rPr>
          <w:i/>
          <w:iCs/>
        </w:rPr>
        <w:t xml:space="preserve">Funding Statement: </w:t>
      </w:r>
      <w:r w:rsidRPr="006E2E80">
        <w:t>The authors received no financial support for the research, authorship, and/or publication of this article.</w:t>
      </w:r>
    </w:p>
    <w:p w14:paraId="66BB5B7F" w14:textId="0DF7EBE2" w:rsidR="006B0DE8" w:rsidRPr="006E2E80" w:rsidRDefault="006B0DE8" w:rsidP="00940F6D">
      <w:pPr>
        <w:pStyle w:val="FirstParagraph"/>
        <w:spacing w:line="276" w:lineRule="auto"/>
      </w:pPr>
      <w:r w:rsidRPr="006E2E80">
        <w:rPr>
          <w:i/>
          <w:iCs/>
        </w:rPr>
        <w:t xml:space="preserve">Conflicts of Interest: </w:t>
      </w:r>
      <w:r w:rsidRPr="006E2E80">
        <w:t>The authors have no competing interests to declare.</w:t>
      </w:r>
    </w:p>
    <w:p w14:paraId="2DD6BFAE" w14:textId="77777777" w:rsidR="006B0EB4" w:rsidRPr="006E2E80" w:rsidRDefault="006B0EB4" w:rsidP="007D1AB6">
      <w:pPr>
        <w:pStyle w:val="FirstParagraph"/>
        <w:spacing w:line="480" w:lineRule="auto"/>
      </w:pPr>
    </w:p>
    <w:p w14:paraId="22843767" w14:textId="77777777" w:rsidR="006B0EB4" w:rsidRPr="006E2E80" w:rsidRDefault="006B0EB4" w:rsidP="007D1AB6">
      <w:pPr>
        <w:pStyle w:val="FirstParagraph"/>
        <w:spacing w:line="480" w:lineRule="auto"/>
      </w:pPr>
    </w:p>
    <w:p w14:paraId="454E1EF1" w14:textId="77777777" w:rsidR="006B0EB4" w:rsidRPr="006E2E80" w:rsidRDefault="006B0EB4" w:rsidP="007D1AB6">
      <w:pPr>
        <w:pStyle w:val="FirstParagraph"/>
        <w:spacing w:line="480" w:lineRule="auto"/>
      </w:pPr>
    </w:p>
    <w:p w14:paraId="6105EA0D" w14:textId="77777777" w:rsidR="00353A7A" w:rsidRPr="006E2E80" w:rsidRDefault="00353A7A" w:rsidP="007D1AB6">
      <w:pPr>
        <w:pStyle w:val="FirstParagraph"/>
        <w:spacing w:line="480" w:lineRule="auto"/>
      </w:pPr>
    </w:p>
    <w:p w14:paraId="3AF0E125" w14:textId="77777777" w:rsidR="00353A7A" w:rsidRPr="006E2E80" w:rsidRDefault="00353A7A" w:rsidP="007D1AB6">
      <w:pPr>
        <w:pStyle w:val="FirstParagraph"/>
        <w:spacing w:line="480" w:lineRule="auto"/>
      </w:pPr>
    </w:p>
    <w:p w14:paraId="1DEDC7CC" w14:textId="77777777" w:rsidR="001E61D3" w:rsidRPr="006E2E80" w:rsidRDefault="001E61D3" w:rsidP="007D1AB6">
      <w:pPr>
        <w:spacing w:before="0" w:after="0" w:line="480" w:lineRule="auto"/>
      </w:pPr>
      <w:r w:rsidRPr="006E2E80">
        <w:br w:type="page"/>
      </w:r>
    </w:p>
    <w:p w14:paraId="45FA1BE9" w14:textId="1A573089" w:rsidR="006B0EB4" w:rsidRPr="00E91123" w:rsidRDefault="006B0EB4" w:rsidP="00E91123">
      <w:pPr>
        <w:pStyle w:val="FirstParagraph"/>
        <w:spacing w:before="0" w:after="0"/>
        <w:rPr>
          <w:b/>
          <w:bCs/>
        </w:rPr>
      </w:pPr>
      <w:r w:rsidRPr="00E91123">
        <w:rPr>
          <w:b/>
          <w:bCs/>
        </w:rPr>
        <w:lastRenderedPageBreak/>
        <w:t>References</w:t>
      </w:r>
    </w:p>
    <w:p w14:paraId="270DA0D3" w14:textId="77777777" w:rsidR="006B0EB4" w:rsidRPr="006E2E80" w:rsidRDefault="006B0EB4" w:rsidP="00E91123">
      <w:pPr>
        <w:pStyle w:val="FirstParagraph"/>
        <w:spacing w:before="0" w:after="0"/>
      </w:pPr>
      <w:r w:rsidRPr="006E2E80">
        <w:t>1. Baldridge AS, Bellinger GC, Fleming OM, Rasmussen LV, Whitley EW, Welty LJ. The epidemiology of errors in data capture, management, and analysis: A scoping review of retracted articles and retraction notices in clinical and translational research. Journal of Clinical and Translational Science. 2024;8(1):e174. doi:10.1017/cts.2024.533.</w:t>
      </w:r>
    </w:p>
    <w:p w14:paraId="50DF76B3" w14:textId="6E4354B9" w:rsidR="006B0EB4" w:rsidRPr="006E2E80" w:rsidRDefault="006B0EB4" w:rsidP="00E91123">
      <w:pPr>
        <w:pStyle w:val="FirstParagraph"/>
        <w:spacing w:before="0" w:after="0"/>
      </w:pPr>
      <w:r w:rsidRPr="006E2E80">
        <w:t>2. Milner R. A Theory of Type Polymorphism in Programming. Journal of Computer and System Sciences. 1978;17(3):348-375. doi:10.1016/0022-0000(78)90014-4.</w:t>
      </w:r>
    </w:p>
    <w:p w14:paraId="27D985C6" w14:textId="77777777" w:rsidR="006B0EB4" w:rsidRPr="006E2E80" w:rsidRDefault="006B0EB4" w:rsidP="00E91123">
      <w:pPr>
        <w:pStyle w:val="FirstParagraph"/>
        <w:spacing w:before="0" w:after="0"/>
      </w:pPr>
      <w:r w:rsidRPr="006E2E80">
        <w:t>3. Cardelli L, Wegner P. On Understanding Types, Data Abstraction, and Polymorphism. ACM Computing Surveys. 1985;17(4):471-523. doi:10.1145/6041.6042.</w:t>
      </w:r>
    </w:p>
    <w:p w14:paraId="5EEDC11D" w14:textId="77777777" w:rsidR="006B0EB4" w:rsidRPr="006E2E80" w:rsidRDefault="006B0EB4" w:rsidP="00E91123">
      <w:pPr>
        <w:pStyle w:val="FirstParagraph"/>
        <w:spacing w:before="0" w:after="0"/>
      </w:pPr>
      <w:r w:rsidRPr="006E2E80">
        <w:t>5. Khan F, Chen B, Varro D, Khan S. An Empirical Study of Type-Related Defects in Python Projects. IEEE Transactions on Software Engineering. 2022;48(8):3145-3158. doi:10.1109/TSE.2021.3082068.</w:t>
      </w:r>
    </w:p>
    <w:p w14:paraId="62165A9D" w14:textId="77777777" w:rsidR="006B0EB4" w:rsidRPr="006E2E80" w:rsidRDefault="006B0EB4" w:rsidP="00E91123">
      <w:pPr>
        <w:pStyle w:val="FirstParagraph"/>
        <w:spacing w:before="0" w:after="0"/>
      </w:pPr>
      <w:r w:rsidRPr="006E2E80">
        <w:t>7. Gøeg KR, Rasmussen RK, Jensen L, Wollesen CM, Larsen S, Pape-Haugaard LB. A Future-Proof Architecture for Telemedicine Using Loose-Coupled Modules and HL7 FHIR. Computer Methods and Programs in Biomedicine. 2018;160:95-101. doi:10.1016/j.cmpb.2018.03.010.</w:t>
      </w:r>
    </w:p>
    <w:p w14:paraId="0E9F1427" w14:textId="77777777" w:rsidR="006B0EB4" w:rsidRPr="006E2E80" w:rsidRDefault="006B0EB4" w:rsidP="00E91123">
      <w:pPr>
        <w:pStyle w:val="FirstParagraph"/>
        <w:spacing w:before="0" w:after="0"/>
      </w:pPr>
      <w:r w:rsidRPr="006E2E80">
        <w:t>8. Warraich HJ, Tazbaz T, Califf RM. FDA Perspective on the Regulation of Artificial Intelligence in Health Care and Biomedicine. JAMA. 2025;333(3):241-247. doi:10.1001/jama.2024.21451.</w:t>
      </w:r>
    </w:p>
    <w:p w14:paraId="07D4CADA" w14:textId="77777777" w:rsidR="006B0EB4" w:rsidRPr="006E2E80" w:rsidRDefault="006B0EB4" w:rsidP="00E91123">
      <w:pPr>
        <w:pStyle w:val="FirstParagraph"/>
        <w:spacing w:before="0" w:after="0"/>
      </w:pPr>
      <w:r w:rsidRPr="006E2E80">
        <w:t>9. Labkoff S, Oladimeji B, Kannry J, et al. Toward a Responsible Future: Recommendations for AI-Enabled Clinical Decision Support. Journal of the American Medical Informatics Association : JAMIA. 2024;31(11):2730-2739. doi:10.1093/jamia/ocae209.</w:t>
      </w:r>
    </w:p>
    <w:p w14:paraId="0976C6E5" w14:textId="77777777" w:rsidR="006B0EB4" w:rsidRPr="006E2E80" w:rsidRDefault="006B0EB4" w:rsidP="00E91123">
      <w:pPr>
        <w:pStyle w:val="FirstParagraph"/>
        <w:spacing w:before="0" w:after="0"/>
      </w:pPr>
      <w:r w:rsidRPr="006E2E80">
        <w:t>10. Razzaghi H, Wieand K, Dickinson KL, et al. Beyond Missingness: Systematizing Methods for Comprehensive Data Fitness Assessment in Clinical Research. Journal of Medical Internet Research. 2026;28:e76398. doi:10.2196/76398.</w:t>
      </w:r>
    </w:p>
    <w:p w14:paraId="4D7924D8" w14:textId="5439289C" w:rsidR="006B0EB4" w:rsidRPr="006E2E80" w:rsidRDefault="006B0EB4" w:rsidP="00E91123">
      <w:pPr>
        <w:pStyle w:val="FirstParagraph"/>
        <w:spacing w:before="0" w:after="0"/>
      </w:pPr>
      <w:r w:rsidRPr="006E2E80">
        <w:t>11. van Essen MHJ, Twickler R, Weesie YM, et al. Implications of Data Extraction and Processing of Electronic Health Records for Epidemiological Research: Observational Study. Journal of Medical Internet Research. 2025;27:e64628. doi:10.2196/64628.</w:t>
      </w:r>
    </w:p>
    <w:p w14:paraId="3B875FCA" w14:textId="77777777" w:rsidR="006B0EB4" w:rsidRPr="006E2E80" w:rsidRDefault="006B0EB4" w:rsidP="00E91123">
      <w:pPr>
        <w:pStyle w:val="FirstParagraph"/>
        <w:spacing w:before="0" w:after="0"/>
      </w:pPr>
      <w:r w:rsidRPr="006E2E80">
        <w:t>12. Priou S, Kempf E, Jankovic M, Lamé G. “Goldmine” or “Big Mess”? An Interview Study on the Challenges of Designing, Operating, and Ensuring the Durability of Clinical Data Warehouses in France and Belgium. Journal of the American Medical Informatics Association : JAMIA. 2024;31(11):2699-2707. doi:10.1093/jamia/ocae244.</w:t>
      </w:r>
    </w:p>
    <w:p w14:paraId="5372A2BF" w14:textId="77777777" w:rsidR="006B0EB4" w:rsidRPr="006E2E80" w:rsidRDefault="006B0EB4" w:rsidP="00E91123">
      <w:pPr>
        <w:pStyle w:val="FirstParagraph"/>
        <w:spacing w:before="0" w:after="0"/>
      </w:pPr>
      <w:r w:rsidRPr="006E2E80">
        <w:t>13. Denney MJ, Long DM, Armistead MG, Anderson JL, Conway BN. Validating the Extract, Transform, Load Process Used to Populate a Large Clinical Research Database. International Journal of Medical Informatics. 2016;94:271-4. doi:10.1016/j.ijmedinf.2016.07.009.</w:t>
      </w:r>
    </w:p>
    <w:p w14:paraId="6FDA5579" w14:textId="77777777" w:rsidR="006B0EB4" w:rsidRPr="006E2E80" w:rsidRDefault="006B0EB4" w:rsidP="00E91123">
      <w:pPr>
        <w:pStyle w:val="FirstParagraph"/>
        <w:spacing w:before="0" w:after="0"/>
      </w:pPr>
      <w:r w:rsidRPr="006E2E80">
        <w:t>14. An D, Lim M, Lee S. Challenges for Data Quality in the Clinical Data Life Cycle: Systematic Review. Journal of Medical Internet Research. 2025;27:e60709. doi:10.2196/60709.</w:t>
      </w:r>
    </w:p>
    <w:p w14:paraId="7E382021" w14:textId="6174ADB7" w:rsidR="006B0EB4" w:rsidRPr="006E2E80" w:rsidRDefault="006B0EB4" w:rsidP="00E91123">
      <w:pPr>
        <w:pStyle w:val="FirstParagraph"/>
        <w:spacing w:before="0" w:after="0"/>
      </w:pPr>
      <w:r w:rsidRPr="006E2E80">
        <w:t>15. Ahmed S, Wardat M, Bagheri H, Dantas Cruz B, Rajan H. Characterizing Bugs in Python and R Data Analytics Programs. arXiv preprint. 2023. arXiv:2306.08632.</w:t>
      </w:r>
    </w:p>
    <w:p w14:paraId="4A3591D1" w14:textId="77777777" w:rsidR="006B0EB4" w:rsidRPr="006E2E80" w:rsidRDefault="006B0EB4" w:rsidP="00E91123">
      <w:pPr>
        <w:pStyle w:val="FirstParagraph"/>
        <w:spacing w:before="0" w:after="0"/>
      </w:pPr>
      <w:r w:rsidRPr="006E2E80">
        <w:t>16. Okyay RA, Kocyigit BF, Qumar AB, Yessirkepov M, Sumbul HE. Fifty Years of Retracted Medical Publications From 1975 to 2024: A Comprehensive Analysis of Trends, Reasons, and Countries Using the Retraction Watch Database. Journal of Korean Medical Science. 2025;40(46):e300. doi:10.3346/jkms.2025.40.e300.</w:t>
      </w:r>
    </w:p>
    <w:p w14:paraId="0427D420" w14:textId="77777777" w:rsidR="006B0EB4" w:rsidRPr="006E2E80" w:rsidRDefault="006B0EB4" w:rsidP="00E91123">
      <w:pPr>
        <w:pStyle w:val="FirstParagraph"/>
        <w:spacing w:before="0" w:after="0"/>
      </w:pPr>
      <w:r w:rsidRPr="006E2E80">
        <w:t>17. Nath SB, Marcus SC, Druss BG. Retractions in the Research Literature: Misconduct or Mistakes?. Medical Journal of Australia. 2006;185(3):152-4. doi:10.5694/j.1326-5377.2006.tb00504.x.</w:t>
      </w:r>
    </w:p>
    <w:p w14:paraId="5D54CD8B" w14:textId="0EB720CD" w:rsidR="006B0EB4" w:rsidRPr="006E2E80" w:rsidRDefault="006B0EB4" w:rsidP="00E91123">
      <w:pPr>
        <w:pStyle w:val="FirstParagraph"/>
        <w:spacing w:before="0" w:after="0"/>
      </w:pPr>
      <w:r w:rsidRPr="006E2E80">
        <w:t>18. Kovacs M, Varga MA, Dianovics D, Poldrack RA, Aczel B. Opening the Black Box of Article Retractions: Exploring the Causes and Consequences of Data Management Errors. Royal Society Open Science. 2024;11(12):240844. doi:10.1098/rsos.240844.</w:t>
      </w:r>
    </w:p>
    <w:p w14:paraId="195E2ADC" w14:textId="77777777" w:rsidR="006B0EB4" w:rsidRPr="006E2E80" w:rsidRDefault="006B0EB4" w:rsidP="00E91123">
      <w:pPr>
        <w:pStyle w:val="FirstParagraph"/>
        <w:spacing w:before="0" w:after="0"/>
      </w:pPr>
      <w:r w:rsidRPr="006E2E80">
        <w:t>19. Zhang Z, Wang Y, Wang C, Chen J, Zheng Z. LLM Hallucinations in Practical Code Generation: Phenomena, Mechanism, and Mitigation. Proceedings of the ACM on Software Engineering. 2025;2(FSE):Article 75. doi:10.1145/3728894.</w:t>
      </w:r>
    </w:p>
    <w:p w14:paraId="4C9EF9D6" w14:textId="77777777" w:rsidR="006B0EB4" w:rsidRPr="006E2E80" w:rsidRDefault="006B0EB4" w:rsidP="00E91123">
      <w:pPr>
        <w:pStyle w:val="FirstParagraph"/>
        <w:spacing w:before="0" w:after="0"/>
      </w:pPr>
      <w:r w:rsidRPr="006E2E80">
        <w:lastRenderedPageBreak/>
        <w:t>20. Blacketer C, Defalco FJ, Ryan PB, Rijnbeek PR. Increasing Trust in Real-World Evidence Through Evaluation of Observational Data Quality. Journal of the American Medical Informatics Association : JAMIA. 2021;28(10):2251-2257. doi:10.1093/jamia/ocab132.</w:t>
      </w:r>
    </w:p>
    <w:p w14:paraId="09E35E43" w14:textId="77777777" w:rsidR="006B0EB4" w:rsidRPr="006E2E80" w:rsidRDefault="006B0EB4" w:rsidP="00E91123">
      <w:pPr>
        <w:pStyle w:val="FirstParagraph"/>
        <w:spacing w:before="0" w:after="0"/>
      </w:pPr>
      <w:r w:rsidRPr="006E2E80">
        <w:t>21. Sauer CM, Chen LC, Hyland SL, Girbes ARJ, Elbers PWG, Celi LA. Leveraging Electronic Health Records for Data Science: Common Pitfalls and How to Avoid Them. The Lancet Digital Health. 2022;4(12):e893-e898. doi:10.1016/S2589-7500(22)00154-6.</w:t>
      </w:r>
    </w:p>
    <w:p w14:paraId="5BA3D039" w14:textId="77777777" w:rsidR="00DD097F" w:rsidRPr="006E2E80" w:rsidRDefault="00000000" w:rsidP="00E91123">
      <w:pPr>
        <w:pStyle w:val="FirstParagraph"/>
        <w:spacing w:before="0" w:after="0"/>
      </w:pPr>
      <w:r w:rsidRPr="006E2E80">
        <w:t>22. Blacketer C, Defalco FJ, Ryan PB, Rijnbeek PR. Increasing Trust in Real-World Evidence Through Evaluation of Observational Data Quality. Journal of the American Medical Informatics Association : JAMIA. 2021;28(10):2251-2257. doi:10.1093/jamia/ocab132.</w:t>
      </w:r>
    </w:p>
    <w:p w14:paraId="35ADB0D9" w14:textId="5ED2A0F5" w:rsidR="00B23373" w:rsidRPr="006E2E80" w:rsidRDefault="00B10306" w:rsidP="00E91123">
      <w:pPr>
        <w:pStyle w:val="Heading3"/>
        <w:rPr>
          <w:b w:val="0"/>
          <w:bCs w:val="0"/>
        </w:rPr>
      </w:pPr>
      <w:r w:rsidRPr="006E2E80">
        <w:rPr>
          <w:b w:val="0"/>
          <w:bCs w:val="0"/>
        </w:rPr>
        <w:t>2</w:t>
      </w:r>
      <w:r w:rsidR="000C58BB" w:rsidRPr="006E2E80">
        <w:rPr>
          <w:b w:val="0"/>
          <w:bCs w:val="0"/>
        </w:rPr>
        <w:t>3</w:t>
      </w:r>
      <w:r w:rsidRPr="006E2E80">
        <w:rPr>
          <w:b w:val="0"/>
          <w:bCs w:val="0"/>
        </w:rPr>
        <w:t>. Kohane IS, Aronow BJ, Avillach P, et al. What Every Reader Should Know About Studies Using Electronic Health Record Data but May Be Afraid to Ask. Journal of Medical Internet Research. 2021;23(3):e22219. doi:10.2196/22219.</w:t>
      </w:r>
    </w:p>
    <w:p w14:paraId="284AE57B" w14:textId="6CF7AA06" w:rsidR="00266773" w:rsidRPr="006E2E80" w:rsidRDefault="00266773" w:rsidP="00E91123">
      <w:pPr>
        <w:pStyle w:val="Heading3"/>
        <w:rPr>
          <w:b w:val="0"/>
          <w:bCs w:val="0"/>
        </w:rPr>
      </w:pPr>
      <w:r w:rsidRPr="006E2E80">
        <w:rPr>
          <w:b w:val="0"/>
          <w:bCs w:val="0"/>
        </w:rPr>
        <w:t>24. Blacketer C, Defalco FJ, Ryan PB, Rijnbeek PR. Increasing Trust in Real-World Evidence Through Evaluation of Observational Data Quality. Journal of the American Medical Informatics Association : JAMIA. 2021;28(10):2251-2257. doi:10.1093/jamia/ocab132.</w:t>
      </w:r>
    </w:p>
    <w:p w14:paraId="7FDC6C37" w14:textId="5C526EE2" w:rsidR="00266773" w:rsidRPr="006E2E80" w:rsidRDefault="00266773" w:rsidP="00E91123">
      <w:pPr>
        <w:pStyle w:val="Heading3"/>
        <w:rPr>
          <w:b w:val="0"/>
          <w:bCs w:val="0"/>
        </w:rPr>
      </w:pPr>
      <w:r w:rsidRPr="006E2E80">
        <w:rPr>
          <w:b w:val="0"/>
          <w:bCs w:val="0"/>
        </w:rPr>
        <w:t>25. Sauer CM, Chen LC, Hyland SL, Girbes ARJ, Elbers PWG, Celi LA. Leveraging Electronic Health Records for Data Science: Common Pitfalls and How to Avoid Them. The Lancet Digital Health. 2022;4(12):e893-e898. doi:10.1016/S2589-7500(22)00154-6.</w:t>
      </w:r>
    </w:p>
    <w:p w14:paraId="63664202" w14:textId="77777777" w:rsidR="00010B61" w:rsidRPr="006E2E80" w:rsidRDefault="00010B61" w:rsidP="00E91123">
      <w:pPr>
        <w:pStyle w:val="Heading3"/>
      </w:pPr>
    </w:p>
    <w:p w14:paraId="6D5E1C41" w14:textId="22720E33" w:rsidR="00E91123" w:rsidRDefault="00E91123">
      <w:pPr>
        <w:spacing w:before="0" w:after="0"/>
        <w:rPr>
          <w:b/>
          <w:bCs/>
        </w:rPr>
      </w:pPr>
      <w:r>
        <w:br w:type="page"/>
      </w:r>
    </w:p>
    <w:p w14:paraId="4AAB0988" w14:textId="77777777" w:rsidR="00A6166A" w:rsidRDefault="00A6166A" w:rsidP="00CF2A85">
      <w:pPr>
        <w:pStyle w:val="Heading3"/>
        <w:spacing w:line="480" w:lineRule="auto"/>
      </w:pPr>
    </w:p>
    <w:p w14:paraId="35030FAA" w14:textId="40E0C1FA" w:rsidR="00CF2A85" w:rsidRPr="00E91123" w:rsidRDefault="00CF2A85" w:rsidP="00CF2A85">
      <w:pPr>
        <w:pStyle w:val="Heading3"/>
        <w:spacing w:line="480" w:lineRule="auto"/>
      </w:pPr>
      <w:commentRangeStart w:id="57"/>
      <w:r w:rsidRPr="00E91123">
        <w:t>Figure</w:t>
      </w:r>
      <w:commentRangeEnd w:id="57"/>
      <w:r w:rsidR="00A70E12" w:rsidRPr="00E91123">
        <w:rPr>
          <w:rStyle w:val="CommentReference"/>
          <w:sz w:val="22"/>
          <w:szCs w:val="22"/>
        </w:rPr>
        <w:commentReference w:id="57"/>
      </w:r>
      <w:r w:rsidRPr="00E91123">
        <w:t xml:space="preserve"> </w:t>
      </w:r>
      <w:r w:rsidR="009C32EA">
        <w:t>1</w:t>
      </w:r>
      <w:r w:rsidRPr="00E91123">
        <w:t xml:space="preserve">. </w:t>
      </w:r>
      <w:r w:rsidR="0093017B" w:rsidRPr="00E91123">
        <w:t xml:space="preserve">Architecture of a Type-Safe Clinical Data Workflow in </w:t>
      </w:r>
      <w:r w:rsidR="0093017B" w:rsidRPr="00E91123">
        <w:rPr>
          <w:i/>
          <w:iCs/>
        </w:rPr>
        <w:t>Tidy-TS</w:t>
      </w:r>
    </w:p>
    <w:p w14:paraId="2B156666" w14:textId="0736DE04" w:rsidR="00010B61" w:rsidRPr="006E2E80" w:rsidRDefault="0093017B" w:rsidP="007D1AB6">
      <w:pPr>
        <w:pStyle w:val="Heading3"/>
        <w:spacing w:line="480" w:lineRule="auto"/>
      </w:pPr>
      <w:r w:rsidRPr="0093017B">
        <w:rPr>
          <w:b w:val="0"/>
          <w:bCs w:val="0"/>
        </w:rPr>
        <w:t xml:space="preserve">To prevent silent errors, </w:t>
      </w:r>
      <w:r w:rsidRPr="0024024F">
        <w:rPr>
          <w:b w:val="0"/>
          <w:bCs w:val="0"/>
          <w:i/>
          <w:iCs/>
        </w:rPr>
        <w:t>Tidy-TS</w:t>
      </w:r>
      <w:r w:rsidRPr="0093017B">
        <w:rPr>
          <w:b w:val="0"/>
          <w:bCs w:val="0"/>
        </w:rPr>
        <w:t xml:space="preserve"> validates external clinical data against an expected structure when it is first loaded. Once loaded, the compiler continuously tracks data types and potentially missing values across all subsequent transformations and statistical tests. This ensures analytical errors are caught before the code runs, safely supporting the generation of final operational and analytical outputs.</w:t>
      </w:r>
    </w:p>
    <w:p w14:paraId="6F0632B0" w14:textId="56B40A8C" w:rsidR="007F04E0" w:rsidRPr="006E2E80" w:rsidRDefault="0093017B" w:rsidP="007D1AB6">
      <w:pPr>
        <w:pStyle w:val="Heading3"/>
        <w:spacing w:line="480" w:lineRule="auto"/>
      </w:pPr>
      <w:r>
        <w:rPr>
          <w:noProof/>
        </w:rPr>
        <w:drawing>
          <wp:inline distT="0" distB="0" distL="0" distR="0" wp14:anchorId="54057054" wp14:editId="02684E2A">
            <wp:extent cx="5943600" cy="4338955"/>
            <wp:effectExtent l="0" t="0" r="0" b="4445"/>
            <wp:docPr id="896061144" name="Picture 5"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61144" name="Picture 5" descr="A diagram of data flow&#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338955"/>
                    </a:xfrm>
                    <a:prstGeom prst="rect">
                      <a:avLst/>
                    </a:prstGeom>
                  </pic:spPr>
                </pic:pic>
              </a:graphicData>
            </a:graphic>
          </wp:inline>
        </w:drawing>
      </w:r>
      <w:r w:rsidR="007F04E0" w:rsidRPr="006E2E80">
        <w:br w:type="page"/>
      </w:r>
    </w:p>
    <w:p w14:paraId="7E25718C" w14:textId="16FDB70C" w:rsidR="00B3646F" w:rsidRDefault="00010B61" w:rsidP="007D1AB6">
      <w:pPr>
        <w:pStyle w:val="Heading3"/>
        <w:spacing w:line="480" w:lineRule="auto"/>
      </w:pPr>
      <w:r w:rsidRPr="006E2E80">
        <w:lastRenderedPageBreak/>
        <w:t xml:space="preserve">Figure </w:t>
      </w:r>
      <w:r w:rsidR="00CA13F9">
        <w:t>2</w:t>
      </w:r>
      <w:r w:rsidRPr="006E2E80">
        <w:t xml:space="preserve">. </w:t>
      </w:r>
      <w:r w:rsidR="00B3646F" w:rsidRPr="00B3646F">
        <w:t>Error Detection Rates Across Analytical Framework</w:t>
      </w:r>
      <w:r w:rsidR="00257267">
        <w:t>s</w:t>
      </w:r>
    </w:p>
    <w:p w14:paraId="7812E250" w14:textId="4F6E0134" w:rsidR="0067776C" w:rsidRPr="006E2E80" w:rsidRDefault="00B3646F" w:rsidP="007D1AB6">
      <w:pPr>
        <w:pStyle w:val="Heading3"/>
        <w:spacing w:line="480" w:lineRule="auto"/>
      </w:pPr>
      <w:bookmarkStart w:id="58" w:name="X44c56266d2c36f30ac72693ca855ac8a5ccea69"/>
      <w:r w:rsidRPr="00B3646F">
        <w:rPr>
          <w:b w:val="0"/>
          <w:bCs w:val="0"/>
        </w:rPr>
        <w:t xml:space="preserve">A heatmap comparing the proportion of simulated data </w:t>
      </w:r>
      <w:r w:rsidR="00257267">
        <w:rPr>
          <w:b w:val="0"/>
          <w:bCs w:val="0"/>
        </w:rPr>
        <w:t xml:space="preserve">analytics </w:t>
      </w:r>
      <w:r w:rsidRPr="00B3646F">
        <w:rPr>
          <w:b w:val="0"/>
          <w:bCs w:val="0"/>
        </w:rPr>
        <w:t xml:space="preserve">errors (n=65) </w:t>
      </w:r>
      <w:r w:rsidR="0079204D">
        <w:rPr>
          <w:b w:val="0"/>
          <w:bCs w:val="0"/>
        </w:rPr>
        <w:t xml:space="preserve">that halt code execution </w:t>
      </w:r>
      <w:r w:rsidR="00A312F2">
        <w:rPr>
          <w:b w:val="0"/>
          <w:bCs w:val="0"/>
        </w:rPr>
        <w:t>in</w:t>
      </w:r>
      <w:r w:rsidRPr="00B3646F">
        <w:rPr>
          <w:b w:val="0"/>
          <w:bCs w:val="0"/>
        </w:rPr>
        <w:t xml:space="preserve"> </w:t>
      </w:r>
      <w:r w:rsidRPr="00567FE2">
        <w:rPr>
          <w:b w:val="0"/>
          <w:bCs w:val="0"/>
          <w:i/>
          <w:iCs/>
        </w:rPr>
        <w:t>Tidy-TS</w:t>
      </w:r>
      <w:r w:rsidRPr="00B3646F">
        <w:rPr>
          <w:b w:val="0"/>
          <w:bCs w:val="0"/>
        </w:rPr>
        <w:t>, Python (</w:t>
      </w:r>
      <w:r w:rsidRPr="00567FE2">
        <w:rPr>
          <w:b w:val="0"/>
          <w:bCs w:val="0"/>
          <w:i/>
          <w:iCs/>
        </w:rPr>
        <w:t>pandas</w:t>
      </w:r>
      <w:r w:rsidRPr="00B3646F">
        <w:rPr>
          <w:b w:val="0"/>
          <w:bCs w:val="0"/>
        </w:rPr>
        <w:t>), and R (</w:t>
      </w:r>
      <w:r w:rsidRPr="00567FE2">
        <w:rPr>
          <w:b w:val="0"/>
          <w:bCs w:val="0"/>
          <w:i/>
          <w:iCs/>
        </w:rPr>
        <w:t>tidyverse</w:t>
      </w:r>
      <w:r w:rsidRPr="00B3646F">
        <w:rPr>
          <w:b w:val="0"/>
          <w:bCs w:val="0"/>
        </w:rPr>
        <w:t>). Tidy-TS successfully intercepted 100% of errors across all categories, whereas conventional frameworks demonstrated a severe detection gap regarding null and missing data.</w:t>
      </w:r>
      <w:r w:rsidR="00A7018C">
        <w:rPr>
          <w:noProof/>
        </w:rPr>
        <w:drawing>
          <wp:inline distT="0" distB="0" distL="0" distR="0" wp14:anchorId="2BC37B7B" wp14:editId="1946FD19">
            <wp:extent cx="5638800" cy="3084195"/>
            <wp:effectExtent l="0" t="0" r="0" b="1905"/>
            <wp:docPr id="37119517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95175" name="Picture 4" descr="A screenshot of a graph&#10;&#10;AI-generated content may be incorrect."/>
                    <pic:cNvPicPr/>
                  </pic:nvPicPr>
                  <pic:blipFill rotWithShape="1">
                    <a:blip r:embed="rId12" cstate="print">
                      <a:extLst>
                        <a:ext uri="{28A0092B-C50C-407E-A947-70E740481C1C}">
                          <a14:useLocalDpi xmlns:a14="http://schemas.microsoft.com/office/drawing/2010/main" val="0"/>
                        </a:ext>
                      </a:extLst>
                    </a:blip>
                    <a:srcRect l="5128"/>
                    <a:stretch>
                      <a:fillRect/>
                    </a:stretch>
                  </pic:blipFill>
                  <pic:spPr bwMode="auto">
                    <a:xfrm>
                      <a:off x="0" y="0"/>
                      <a:ext cx="5638800" cy="3084195"/>
                    </a:xfrm>
                    <a:prstGeom prst="rect">
                      <a:avLst/>
                    </a:prstGeom>
                    <a:ln>
                      <a:noFill/>
                    </a:ln>
                    <a:extLst>
                      <a:ext uri="{53640926-AAD7-44D8-BBD7-CCE9431645EC}">
                        <a14:shadowObscured xmlns:a14="http://schemas.microsoft.com/office/drawing/2010/main"/>
                      </a:ext>
                    </a:extLst>
                  </pic:spPr>
                </pic:pic>
              </a:graphicData>
            </a:graphic>
          </wp:inline>
        </w:drawing>
      </w:r>
      <w:r w:rsidR="0067776C" w:rsidRPr="006E2E80">
        <w:br w:type="page"/>
      </w:r>
    </w:p>
    <w:p w14:paraId="07811159" w14:textId="77777777" w:rsidR="00A70A8C" w:rsidRPr="006E2E80" w:rsidRDefault="00A70A8C" w:rsidP="007D1AB6">
      <w:pPr>
        <w:pStyle w:val="Heading3"/>
        <w:spacing w:line="480" w:lineRule="auto"/>
        <w:sectPr w:rsidR="00A70A8C" w:rsidRPr="006E2E80" w:rsidSect="007D1AB6">
          <w:footerReference w:type="even" r:id="rId13"/>
          <w:footerReference w:type="default" r:id="rId14"/>
          <w:footnotePr>
            <w:numRestart w:val="eachSect"/>
          </w:footnotePr>
          <w:type w:val="continuous"/>
          <w:pgSz w:w="12240" w:h="15840"/>
          <w:pgMar w:top="1440" w:right="1440" w:bottom="1440" w:left="1440" w:header="720" w:footer="720" w:gutter="0"/>
          <w:cols w:space="720"/>
        </w:sectPr>
      </w:pPr>
    </w:p>
    <w:p w14:paraId="0CBA4569" w14:textId="4A6C44F7" w:rsidR="004C5106" w:rsidRDefault="007107F7" w:rsidP="007D1AB6">
      <w:pPr>
        <w:pStyle w:val="Heading3"/>
        <w:spacing w:line="480" w:lineRule="auto"/>
      </w:pPr>
      <w:r w:rsidRPr="006E2E80">
        <w:lastRenderedPageBreak/>
        <w:t xml:space="preserve">Figure </w:t>
      </w:r>
      <w:r w:rsidR="00EA7D14">
        <w:t>3</w:t>
      </w:r>
      <w:r w:rsidRPr="006E2E80">
        <w:t xml:space="preserve">. </w:t>
      </w:r>
      <w:r w:rsidR="005332A4">
        <w:t xml:space="preserve">Example </w:t>
      </w:r>
      <w:commentRangeStart w:id="59"/>
      <w:r w:rsidR="004C5106" w:rsidRPr="004C5106">
        <w:t>Comparison</w:t>
      </w:r>
      <w:commentRangeEnd w:id="59"/>
      <w:r w:rsidR="00A70E12" w:rsidRPr="004C5106">
        <w:rPr>
          <w:rStyle w:val="CommentReference"/>
          <w:sz w:val="22"/>
          <w:szCs w:val="22"/>
        </w:rPr>
        <w:commentReference w:id="59"/>
      </w:r>
      <w:r w:rsidR="004C5106" w:rsidRPr="004C5106">
        <w:t xml:space="preserve"> of Error Detection </w:t>
      </w:r>
      <w:r w:rsidR="00E91123">
        <w:t>Between Frameworks</w:t>
      </w:r>
      <w:r w:rsidR="004C5106" w:rsidRPr="004C5106">
        <w:t>.</w:t>
      </w:r>
    </w:p>
    <w:p w14:paraId="073E0CC4" w14:textId="39D71E82" w:rsidR="005D1548" w:rsidRPr="006E2E80" w:rsidRDefault="000E35E9" w:rsidP="007D1AB6">
      <w:pPr>
        <w:pStyle w:val="Heading3"/>
        <w:spacing w:line="480" w:lineRule="auto"/>
        <w:rPr>
          <w:b w:val="0"/>
          <w:bCs w:val="0"/>
          <w:i/>
          <w:iCs/>
        </w:rPr>
      </w:pPr>
      <w:r w:rsidRPr="000E35E9">
        <w:rPr>
          <w:b w:val="0"/>
          <w:bCs w:val="0"/>
        </w:rPr>
        <w:t xml:space="preserve">When attempting to multiply a column containing a text value ("MISSING"), the frameworks exhibit three distinct behaviors. </w:t>
      </w:r>
      <w:r w:rsidRPr="003C5D96">
        <w:rPr>
          <w:b w:val="0"/>
          <w:bCs w:val="0"/>
          <w:i/>
          <w:iCs/>
        </w:rPr>
        <w:t>Tidy-TS</w:t>
      </w:r>
      <w:r w:rsidRPr="000E35E9">
        <w:rPr>
          <w:b w:val="0"/>
          <w:bCs w:val="0"/>
        </w:rPr>
        <w:t xml:space="preserve"> detects the invalid operation and highlights the error before execution. </w:t>
      </w:r>
      <w:r w:rsidRPr="003C5D96">
        <w:rPr>
          <w:b w:val="0"/>
          <w:bCs w:val="0"/>
          <w:i/>
          <w:iCs/>
        </w:rPr>
        <w:t>Pandas</w:t>
      </w:r>
      <w:r w:rsidRPr="000E35E9">
        <w:rPr>
          <w:b w:val="0"/>
          <w:bCs w:val="0"/>
        </w:rPr>
        <w:t xml:space="preserve"> executes silently, propagating a logical error by repeating the string ("MISSINGMISSING"). </w:t>
      </w:r>
      <w:r w:rsidRPr="003C5D96">
        <w:rPr>
          <w:b w:val="0"/>
          <w:bCs w:val="0"/>
          <w:i/>
          <w:iCs/>
        </w:rPr>
        <w:t>Tidyverse</w:t>
      </w:r>
      <w:r w:rsidRPr="000E35E9">
        <w:rPr>
          <w:b w:val="0"/>
          <w:bCs w:val="0"/>
        </w:rPr>
        <w:t xml:space="preserve"> encounters a fatal error during execution and halts at runtime.</w:t>
      </w:r>
    </w:p>
    <w:p w14:paraId="4D32EA3E" w14:textId="77777777" w:rsidR="007F04E0" w:rsidRPr="006E2E80" w:rsidRDefault="00AD616A" w:rsidP="007D1AB6">
      <w:pPr>
        <w:pStyle w:val="Heading3"/>
        <w:spacing w:line="480" w:lineRule="auto"/>
        <w:rPr>
          <w:b w:val="0"/>
          <w:bCs w:val="0"/>
          <w:i/>
          <w:iCs/>
        </w:rPr>
      </w:pPr>
      <w:r w:rsidRPr="006E2E80">
        <w:rPr>
          <w:b w:val="0"/>
          <w:bCs w:val="0"/>
          <w:i/>
          <w:iCs/>
          <w:noProof/>
        </w:rPr>
        <w:drawing>
          <wp:inline distT="0" distB="0" distL="0" distR="0" wp14:anchorId="7CF01015" wp14:editId="7286C4B3">
            <wp:extent cx="8212667" cy="2797440"/>
            <wp:effectExtent l="0" t="0" r="4445" b="0"/>
            <wp:docPr id="171392341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3415" name="Picture 2"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8233372" cy="2804493"/>
                    </a:xfrm>
                    <a:prstGeom prst="rect">
                      <a:avLst/>
                    </a:prstGeom>
                  </pic:spPr>
                </pic:pic>
              </a:graphicData>
            </a:graphic>
          </wp:inline>
        </w:drawing>
      </w:r>
      <w:r w:rsidR="007F04E0" w:rsidRPr="006E2E80">
        <w:rPr>
          <w:b w:val="0"/>
          <w:bCs w:val="0"/>
          <w:i/>
          <w:iCs/>
        </w:rPr>
        <w:br w:type="page"/>
      </w:r>
    </w:p>
    <w:p w14:paraId="3551241E" w14:textId="77777777" w:rsidR="00A70A8C" w:rsidRPr="006E2E80" w:rsidRDefault="00A70A8C" w:rsidP="007D1AB6">
      <w:pPr>
        <w:pStyle w:val="Heading3"/>
        <w:spacing w:line="480" w:lineRule="auto"/>
        <w:sectPr w:rsidR="00A70A8C" w:rsidRPr="006E2E80" w:rsidSect="007D1AB6">
          <w:footnotePr>
            <w:numRestart w:val="eachSect"/>
          </w:footnotePr>
          <w:type w:val="continuous"/>
          <w:pgSz w:w="15840" w:h="12240" w:orient="landscape"/>
          <w:pgMar w:top="1440" w:right="1440" w:bottom="1440" w:left="1440" w:header="720" w:footer="720" w:gutter="0"/>
          <w:cols w:space="720"/>
          <w:docGrid w:linePitch="299"/>
        </w:sectPr>
      </w:pPr>
    </w:p>
    <w:p w14:paraId="688FCC5F" w14:textId="261423EF" w:rsidR="008A736A" w:rsidRDefault="008A736A" w:rsidP="007D1AB6">
      <w:pPr>
        <w:pStyle w:val="FirstParagraph"/>
        <w:spacing w:line="480" w:lineRule="auto"/>
        <w:rPr>
          <w:b/>
          <w:bCs/>
        </w:rPr>
      </w:pPr>
      <w:r w:rsidRPr="008A736A">
        <w:rPr>
          <w:b/>
          <w:bCs/>
        </w:rPr>
        <w:lastRenderedPageBreak/>
        <w:t xml:space="preserve">Table </w:t>
      </w:r>
      <w:r w:rsidR="00C36880">
        <w:rPr>
          <w:b/>
          <w:bCs/>
        </w:rPr>
        <w:t>1</w:t>
      </w:r>
      <w:r w:rsidRPr="008A736A">
        <w:rPr>
          <w:b/>
          <w:bCs/>
        </w:rPr>
        <w:t xml:space="preserve">. Detection Outcomes by Error Category. </w:t>
      </w:r>
    </w:p>
    <w:p w14:paraId="1B234301" w14:textId="1ACBF0B9" w:rsidR="005233BB" w:rsidRPr="006E2E80" w:rsidRDefault="000C1601" w:rsidP="007D1AB6">
      <w:pPr>
        <w:pStyle w:val="FirstParagraph"/>
        <w:spacing w:line="480" w:lineRule="auto"/>
      </w:pPr>
      <w:r w:rsidRPr="000C1601">
        <w:t xml:space="preserve">Detection outcomes across 65 simulated error scenarios. For </w:t>
      </w:r>
      <w:r w:rsidRPr="00AF42EA">
        <w:rPr>
          <w:i/>
          <w:iCs/>
        </w:rPr>
        <w:t>Tidy-TS</w:t>
      </w:r>
      <w:r w:rsidRPr="000C1601">
        <w:t>, the 'compile' column indicates errors successfully intercepted before execution, while the 'If bypassed' column indicates errors that would still trigger a runtime halt if static typing checks were explicitly overridden by the analyst.</w:t>
      </w:r>
    </w:p>
    <w:tbl>
      <w:tblPr>
        <w:tblW w:w="5000" w:type="pct"/>
        <w:tblLook w:val="04A0" w:firstRow="1" w:lastRow="0" w:firstColumn="1" w:lastColumn="0" w:noHBand="0" w:noVBand="1"/>
      </w:tblPr>
      <w:tblGrid>
        <w:gridCol w:w="1358"/>
        <w:gridCol w:w="2516"/>
        <w:gridCol w:w="386"/>
        <w:gridCol w:w="781"/>
        <w:gridCol w:w="1031"/>
        <w:gridCol w:w="534"/>
        <w:gridCol w:w="542"/>
        <w:gridCol w:w="567"/>
        <w:gridCol w:w="534"/>
        <w:gridCol w:w="543"/>
        <w:gridCol w:w="568"/>
      </w:tblGrid>
      <w:tr w:rsidR="00C36880" w:rsidRPr="005D1548" w14:paraId="4102C159" w14:textId="77777777" w:rsidTr="00C36880">
        <w:tc>
          <w:tcPr>
            <w:tcW w:w="2276" w:type="pct"/>
            <w:gridSpan w:val="3"/>
            <w:vMerge w:val="restart"/>
            <w:tcBorders>
              <w:top w:val="single" w:sz="12" w:space="0" w:color="auto"/>
            </w:tcBorders>
          </w:tcPr>
          <w:p w14:paraId="5F8168C1" w14:textId="77777777" w:rsidR="00C36880" w:rsidRPr="005D1548" w:rsidRDefault="00C36880" w:rsidP="005D1548">
            <w:pPr>
              <w:spacing w:before="0"/>
              <w:rPr>
                <w:b/>
                <w:bCs/>
                <w:sz w:val="15"/>
                <w:szCs w:val="15"/>
              </w:rPr>
            </w:pPr>
          </w:p>
        </w:tc>
        <w:tc>
          <w:tcPr>
            <w:tcW w:w="968" w:type="pct"/>
            <w:gridSpan w:val="2"/>
            <w:tcBorders>
              <w:top w:val="single" w:sz="12" w:space="0" w:color="auto"/>
            </w:tcBorders>
            <w:vAlign w:val="center"/>
          </w:tcPr>
          <w:p w14:paraId="029CA303" w14:textId="77777777" w:rsidR="00C36880" w:rsidRPr="005D1548" w:rsidRDefault="00C36880" w:rsidP="005D1548">
            <w:pPr>
              <w:spacing w:before="0"/>
              <w:jc w:val="center"/>
              <w:rPr>
                <w:b/>
                <w:bCs/>
                <w:sz w:val="15"/>
                <w:szCs w:val="15"/>
              </w:rPr>
            </w:pPr>
            <w:r w:rsidRPr="005D1548">
              <w:rPr>
                <w:b/>
                <w:bCs/>
                <w:sz w:val="15"/>
                <w:szCs w:val="15"/>
              </w:rPr>
              <w:t>Tidy-TS (TypeScript)</w:t>
            </w:r>
          </w:p>
        </w:tc>
        <w:tc>
          <w:tcPr>
            <w:tcW w:w="878" w:type="pct"/>
            <w:gridSpan w:val="3"/>
            <w:tcBorders>
              <w:top w:val="single" w:sz="12" w:space="0" w:color="auto"/>
            </w:tcBorders>
            <w:vAlign w:val="center"/>
          </w:tcPr>
          <w:p w14:paraId="4E2656F9" w14:textId="77777777" w:rsidR="00C36880" w:rsidRPr="005D1548" w:rsidRDefault="00C36880" w:rsidP="005D1548">
            <w:pPr>
              <w:spacing w:before="0"/>
              <w:jc w:val="center"/>
              <w:rPr>
                <w:b/>
                <w:bCs/>
                <w:sz w:val="15"/>
                <w:szCs w:val="15"/>
              </w:rPr>
            </w:pPr>
            <w:r w:rsidRPr="005D1548">
              <w:rPr>
                <w:b/>
                <w:bCs/>
                <w:sz w:val="15"/>
                <w:szCs w:val="15"/>
              </w:rPr>
              <w:t>Pandas (Python)</w:t>
            </w:r>
          </w:p>
        </w:tc>
        <w:tc>
          <w:tcPr>
            <w:tcW w:w="0" w:type="auto"/>
            <w:gridSpan w:val="3"/>
            <w:tcBorders>
              <w:top w:val="single" w:sz="12" w:space="0" w:color="auto"/>
            </w:tcBorders>
            <w:vAlign w:val="center"/>
          </w:tcPr>
          <w:p w14:paraId="2FE360BB" w14:textId="77777777" w:rsidR="00C36880" w:rsidRPr="005D1548" w:rsidRDefault="00C36880" w:rsidP="005D1548">
            <w:pPr>
              <w:spacing w:before="0"/>
              <w:jc w:val="center"/>
              <w:rPr>
                <w:b/>
                <w:bCs/>
                <w:sz w:val="15"/>
                <w:szCs w:val="15"/>
              </w:rPr>
            </w:pPr>
            <w:r w:rsidRPr="005D1548">
              <w:rPr>
                <w:b/>
                <w:bCs/>
                <w:sz w:val="15"/>
                <w:szCs w:val="15"/>
              </w:rPr>
              <w:t>Tidyverse (R)</w:t>
            </w:r>
          </w:p>
        </w:tc>
      </w:tr>
      <w:tr w:rsidR="00C36880" w:rsidRPr="005D1548" w14:paraId="480949B4" w14:textId="77777777" w:rsidTr="00C36880">
        <w:tc>
          <w:tcPr>
            <w:tcW w:w="2276" w:type="pct"/>
            <w:gridSpan w:val="3"/>
            <w:vMerge/>
          </w:tcPr>
          <w:p w14:paraId="5E823EB9" w14:textId="77777777" w:rsidR="00C36880" w:rsidRPr="005D1548" w:rsidRDefault="00C36880" w:rsidP="005D1548">
            <w:pPr>
              <w:spacing w:before="0"/>
              <w:rPr>
                <w:b/>
                <w:bCs/>
                <w:sz w:val="15"/>
                <w:szCs w:val="15"/>
              </w:rPr>
            </w:pPr>
          </w:p>
        </w:tc>
        <w:tc>
          <w:tcPr>
            <w:tcW w:w="417" w:type="pct"/>
            <w:vAlign w:val="center"/>
          </w:tcPr>
          <w:p w14:paraId="45AD3418" w14:textId="77777777" w:rsidR="00C36880" w:rsidRPr="005D1548" w:rsidRDefault="00C36880" w:rsidP="005D1548">
            <w:pPr>
              <w:spacing w:before="0"/>
              <w:jc w:val="center"/>
              <w:rPr>
                <w:i/>
                <w:iCs/>
                <w:sz w:val="15"/>
                <w:szCs w:val="15"/>
              </w:rPr>
            </w:pPr>
            <w:r w:rsidRPr="005D1548">
              <w:rPr>
                <w:i/>
                <w:iCs/>
                <w:sz w:val="15"/>
                <w:szCs w:val="15"/>
              </w:rPr>
              <w:t>compile</w:t>
            </w:r>
          </w:p>
        </w:tc>
        <w:tc>
          <w:tcPr>
            <w:tcW w:w="551" w:type="pct"/>
            <w:vAlign w:val="center"/>
          </w:tcPr>
          <w:p w14:paraId="20B46459" w14:textId="1C47CBEB" w:rsidR="00C36880" w:rsidRPr="005D1548" w:rsidRDefault="00C36880" w:rsidP="00362028">
            <w:pPr>
              <w:spacing w:before="0"/>
              <w:jc w:val="center"/>
              <w:rPr>
                <w:i/>
                <w:iCs/>
                <w:sz w:val="15"/>
                <w:szCs w:val="15"/>
              </w:rPr>
            </w:pPr>
            <w:r>
              <w:rPr>
                <w:i/>
                <w:iCs/>
                <w:sz w:val="15"/>
                <w:szCs w:val="15"/>
              </w:rPr>
              <w:t>If bypassed</w:t>
            </w:r>
          </w:p>
        </w:tc>
        <w:tc>
          <w:tcPr>
            <w:tcW w:w="878" w:type="pct"/>
            <w:gridSpan w:val="3"/>
            <w:vAlign w:val="center"/>
          </w:tcPr>
          <w:p w14:paraId="437A65D3" w14:textId="77777777" w:rsidR="00C36880" w:rsidRPr="005D1548" w:rsidRDefault="00C36880" w:rsidP="005D1548">
            <w:pPr>
              <w:spacing w:before="0"/>
              <w:jc w:val="center"/>
              <w:rPr>
                <w:i/>
                <w:iCs/>
                <w:sz w:val="15"/>
                <w:szCs w:val="15"/>
              </w:rPr>
            </w:pPr>
            <w:r w:rsidRPr="005D1548">
              <w:rPr>
                <w:i/>
                <w:iCs/>
                <w:sz w:val="15"/>
                <w:szCs w:val="15"/>
              </w:rPr>
              <w:t>runtime</w:t>
            </w:r>
          </w:p>
        </w:tc>
        <w:tc>
          <w:tcPr>
            <w:tcW w:w="0" w:type="auto"/>
            <w:gridSpan w:val="3"/>
            <w:vAlign w:val="center"/>
          </w:tcPr>
          <w:p w14:paraId="49A13208" w14:textId="77777777" w:rsidR="00C36880" w:rsidRPr="005D1548" w:rsidRDefault="00C36880" w:rsidP="005D1548">
            <w:pPr>
              <w:spacing w:before="0"/>
              <w:jc w:val="center"/>
              <w:rPr>
                <w:i/>
                <w:iCs/>
                <w:sz w:val="15"/>
                <w:szCs w:val="15"/>
              </w:rPr>
            </w:pPr>
            <w:r w:rsidRPr="005D1548">
              <w:rPr>
                <w:i/>
                <w:iCs/>
                <w:sz w:val="15"/>
                <w:szCs w:val="15"/>
              </w:rPr>
              <w:t>runtime</w:t>
            </w:r>
          </w:p>
        </w:tc>
      </w:tr>
      <w:tr w:rsidR="00362028" w:rsidRPr="005D1548" w14:paraId="47692E5E" w14:textId="77777777" w:rsidTr="00C36880">
        <w:tc>
          <w:tcPr>
            <w:tcW w:w="726" w:type="pct"/>
            <w:tcBorders>
              <w:bottom w:val="single" w:sz="6" w:space="0" w:color="auto"/>
            </w:tcBorders>
          </w:tcPr>
          <w:p w14:paraId="275D4E57" w14:textId="77777777" w:rsidR="00B75DB0" w:rsidRPr="005D1548" w:rsidRDefault="00034B6B" w:rsidP="005D1548">
            <w:pPr>
              <w:spacing w:before="0"/>
              <w:rPr>
                <w:b/>
                <w:bCs/>
                <w:sz w:val="15"/>
                <w:szCs w:val="15"/>
              </w:rPr>
            </w:pPr>
            <w:r w:rsidRPr="005D1548">
              <w:rPr>
                <w:b/>
                <w:bCs/>
                <w:sz w:val="15"/>
                <w:szCs w:val="15"/>
              </w:rPr>
              <w:t>Category</w:t>
            </w:r>
          </w:p>
        </w:tc>
        <w:tc>
          <w:tcPr>
            <w:tcW w:w="1344" w:type="pct"/>
            <w:tcBorders>
              <w:bottom w:val="single" w:sz="6" w:space="0" w:color="auto"/>
            </w:tcBorders>
          </w:tcPr>
          <w:p w14:paraId="4193322D" w14:textId="77777777" w:rsidR="00B75DB0" w:rsidRPr="005D1548" w:rsidRDefault="00034B6B" w:rsidP="005D1548">
            <w:pPr>
              <w:spacing w:before="0"/>
              <w:rPr>
                <w:b/>
                <w:bCs/>
                <w:sz w:val="15"/>
                <w:szCs w:val="15"/>
              </w:rPr>
            </w:pPr>
            <w:r w:rsidRPr="005D1548">
              <w:rPr>
                <w:b/>
                <w:bCs/>
                <w:sz w:val="15"/>
                <w:szCs w:val="15"/>
              </w:rPr>
              <w:t>Example error</w:t>
            </w:r>
          </w:p>
        </w:tc>
        <w:tc>
          <w:tcPr>
            <w:tcW w:w="205" w:type="pct"/>
            <w:tcBorders>
              <w:bottom w:val="single" w:sz="6" w:space="0" w:color="auto"/>
            </w:tcBorders>
          </w:tcPr>
          <w:p w14:paraId="46F8C8A1" w14:textId="77777777" w:rsidR="00B75DB0" w:rsidRPr="005D1548" w:rsidRDefault="00034B6B" w:rsidP="005D1548">
            <w:pPr>
              <w:spacing w:before="0"/>
              <w:rPr>
                <w:b/>
                <w:bCs/>
                <w:sz w:val="15"/>
                <w:szCs w:val="15"/>
              </w:rPr>
            </w:pPr>
            <w:r w:rsidRPr="005D1548">
              <w:rPr>
                <w:b/>
                <w:bCs/>
                <w:sz w:val="15"/>
                <w:szCs w:val="15"/>
              </w:rPr>
              <w:t>n</w:t>
            </w:r>
          </w:p>
        </w:tc>
        <w:tc>
          <w:tcPr>
            <w:tcW w:w="417" w:type="pct"/>
            <w:tcBorders>
              <w:bottom w:val="single" w:sz="6" w:space="0" w:color="auto"/>
            </w:tcBorders>
            <w:vAlign w:val="center"/>
          </w:tcPr>
          <w:p w14:paraId="5135B1FD" w14:textId="77777777" w:rsidR="00B75DB0" w:rsidRPr="005D1548" w:rsidRDefault="00000000" w:rsidP="005D1548">
            <w:pPr>
              <w:spacing w:before="0"/>
              <w:jc w:val="center"/>
              <w:rPr>
                <w:i/>
                <w:iCs/>
                <w:sz w:val="15"/>
                <w:szCs w:val="15"/>
              </w:rPr>
            </w:pPr>
            <w:r w:rsidRPr="005D1548">
              <w:rPr>
                <w:i/>
                <w:iCs/>
                <w:sz w:val="15"/>
                <w:szCs w:val="15"/>
              </w:rPr>
              <w:t>error</w:t>
            </w:r>
          </w:p>
        </w:tc>
        <w:tc>
          <w:tcPr>
            <w:tcW w:w="551" w:type="pct"/>
            <w:tcBorders>
              <w:bottom w:val="single" w:sz="6" w:space="0" w:color="auto"/>
            </w:tcBorders>
            <w:vAlign w:val="center"/>
          </w:tcPr>
          <w:p w14:paraId="13FA0729" w14:textId="77777777" w:rsidR="00B75DB0" w:rsidRPr="005D1548" w:rsidRDefault="00000000" w:rsidP="005D1548">
            <w:pPr>
              <w:spacing w:before="0"/>
              <w:jc w:val="center"/>
              <w:rPr>
                <w:i/>
                <w:iCs/>
                <w:sz w:val="15"/>
                <w:szCs w:val="15"/>
              </w:rPr>
            </w:pPr>
            <w:r w:rsidRPr="005D1548">
              <w:rPr>
                <w:i/>
                <w:iCs/>
                <w:sz w:val="15"/>
                <w:szCs w:val="15"/>
              </w:rPr>
              <w:t>error</w:t>
            </w:r>
          </w:p>
        </w:tc>
        <w:tc>
          <w:tcPr>
            <w:tcW w:w="285" w:type="pct"/>
            <w:tcBorders>
              <w:bottom w:val="single" w:sz="6" w:space="0" w:color="auto"/>
            </w:tcBorders>
            <w:vAlign w:val="center"/>
          </w:tcPr>
          <w:p w14:paraId="79F177F9" w14:textId="77777777" w:rsidR="00B75DB0" w:rsidRPr="005D1548" w:rsidRDefault="00000000" w:rsidP="005D1548">
            <w:pPr>
              <w:spacing w:before="0"/>
              <w:jc w:val="center"/>
              <w:rPr>
                <w:i/>
                <w:iCs/>
                <w:sz w:val="15"/>
                <w:szCs w:val="15"/>
              </w:rPr>
            </w:pPr>
            <w:r w:rsidRPr="005D1548">
              <w:rPr>
                <w:i/>
                <w:iCs/>
                <w:sz w:val="15"/>
                <w:szCs w:val="15"/>
              </w:rPr>
              <w:t>error</w:t>
            </w:r>
          </w:p>
        </w:tc>
        <w:tc>
          <w:tcPr>
            <w:tcW w:w="0" w:type="auto"/>
            <w:tcBorders>
              <w:bottom w:val="single" w:sz="6" w:space="0" w:color="auto"/>
            </w:tcBorders>
            <w:vAlign w:val="center"/>
          </w:tcPr>
          <w:p w14:paraId="3F94819F" w14:textId="77777777" w:rsidR="00B75DB0" w:rsidRPr="005D1548" w:rsidRDefault="00000000" w:rsidP="005D1548">
            <w:pPr>
              <w:spacing w:before="0"/>
              <w:jc w:val="center"/>
              <w:rPr>
                <w:i/>
                <w:iCs/>
                <w:sz w:val="15"/>
                <w:szCs w:val="15"/>
              </w:rPr>
            </w:pPr>
            <w:r w:rsidRPr="005D1548">
              <w:rPr>
                <w:i/>
                <w:iCs/>
                <w:sz w:val="15"/>
                <w:szCs w:val="15"/>
              </w:rPr>
              <w:t>warn</w:t>
            </w:r>
          </w:p>
        </w:tc>
        <w:tc>
          <w:tcPr>
            <w:tcW w:w="0" w:type="auto"/>
            <w:tcBorders>
              <w:bottom w:val="single" w:sz="6" w:space="0" w:color="auto"/>
            </w:tcBorders>
            <w:vAlign w:val="center"/>
          </w:tcPr>
          <w:p w14:paraId="3F3D7579" w14:textId="77777777" w:rsidR="00B75DB0" w:rsidRPr="005D1548" w:rsidRDefault="00000000" w:rsidP="005D1548">
            <w:pPr>
              <w:spacing w:before="0"/>
              <w:jc w:val="center"/>
              <w:rPr>
                <w:i/>
                <w:iCs/>
                <w:sz w:val="15"/>
                <w:szCs w:val="15"/>
              </w:rPr>
            </w:pPr>
            <w:r w:rsidRPr="005D1548">
              <w:rPr>
                <w:i/>
                <w:iCs/>
                <w:sz w:val="15"/>
                <w:szCs w:val="15"/>
              </w:rPr>
              <w:t>silent</w:t>
            </w:r>
          </w:p>
        </w:tc>
        <w:tc>
          <w:tcPr>
            <w:tcW w:w="0" w:type="auto"/>
            <w:tcBorders>
              <w:bottom w:val="single" w:sz="6" w:space="0" w:color="auto"/>
            </w:tcBorders>
            <w:vAlign w:val="center"/>
          </w:tcPr>
          <w:p w14:paraId="33D06C17" w14:textId="77777777" w:rsidR="00B75DB0" w:rsidRPr="005D1548" w:rsidRDefault="00000000" w:rsidP="005D1548">
            <w:pPr>
              <w:spacing w:before="0"/>
              <w:jc w:val="center"/>
              <w:rPr>
                <w:i/>
                <w:iCs/>
                <w:sz w:val="15"/>
                <w:szCs w:val="15"/>
              </w:rPr>
            </w:pPr>
            <w:r w:rsidRPr="005D1548">
              <w:rPr>
                <w:i/>
                <w:iCs/>
                <w:sz w:val="15"/>
                <w:szCs w:val="15"/>
              </w:rPr>
              <w:t>error</w:t>
            </w:r>
          </w:p>
        </w:tc>
        <w:tc>
          <w:tcPr>
            <w:tcW w:w="0" w:type="auto"/>
            <w:tcBorders>
              <w:bottom w:val="single" w:sz="6" w:space="0" w:color="auto"/>
            </w:tcBorders>
            <w:vAlign w:val="center"/>
          </w:tcPr>
          <w:p w14:paraId="5DCF6C9F" w14:textId="77777777" w:rsidR="00B75DB0" w:rsidRPr="005D1548" w:rsidRDefault="00000000" w:rsidP="005D1548">
            <w:pPr>
              <w:spacing w:before="0"/>
              <w:jc w:val="center"/>
              <w:rPr>
                <w:i/>
                <w:iCs/>
                <w:sz w:val="15"/>
                <w:szCs w:val="15"/>
              </w:rPr>
            </w:pPr>
            <w:r w:rsidRPr="005D1548">
              <w:rPr>
                <w:i/>
                <w:iCs/>
                <w:sz w:val="15"/>
                <w:szCs w:val="15"/>
              </w:rPr>
              <w:t>warn</w:t>
            </w:r>
          </w:p>
        </w:tc>
        <w:tc>
          <w:tcPr>
            <w:tcW w:w="0" w:type="auto"/>
            <w:tcBorders>
              <w:bottom w:val="single" w:sz="6" w:space="0" w:color="auto"/>
            </w:tcBorders>
            <w:vAlign w:val="center"/>
          </w:tcPr>
          <w:p w14:paraId="7986E76D" w14:textId="77777777" w:rsidR="00B75DB0" w:rsidRPr="005D1548" w:rsidRDefault="00000000" w:rsidP="005D1548">
            <w:pPr>
              <w:spacing w:before="0"/>
              <w:jc w:val="center"/>
              <w:rPr>
                <w:i/>
                <w:iCs/>
                <w:sz w:val="15"/>
                <w:szCs w:val="15"/>
              </w:rPr>
            </w:pPr>
            <w:r w:rsidRPr="005D1548">
              <w:rPr>
                <w:i/>
                <w:iCs/>
                <w:sz w:val="15"/>
                <w:szCs w:val="15"/>
              </w:rPr>
              <w:t>silent</w:t>
            </w:r>
          </w:p>
        </w:tc>
      </w:tr>
      <w:tr w:rsidR="00362028" w:rsidRPr="005D1548" w14:paraId="46BF34B8" w14:textId="77777777" w:rsidTr="00C36880">
        <w:tc>
          <w:tcPr>
            <w:tcW w:w="726" w:type="pct"/>
            <w:tcBorders>
              <w:top w:val="single" w:sz="6" w:space="0" w:color="auto"/>
            </w:tcBorders>
          </w:tcPr>
          <w:p w14:paraId="2924AA09" w14:textId="77777777" w:rsidR="00B75DB0" w:rsidRPr="005D1548" w:rsidRDefault="00000000" w:rsidP="005D1548">
            <w:pPr>
              <w:spacing w:before="0"/>
              <w:rPr>
                <w:sz w:val="15"/>
                <w:szCs w:val="15"/>
              </w:rPr>
            </w:pPr>
            <w:r w:rsidRPr="005D1548">
              <w:rPr>
                <w:sz w:val="15"/>
                <w:szCs w:val="15"/>
              </w:rPr>
              <w:t>Column reference</w:t>
            </w:r>
          </w:p>
        </w:tc>
        <w:tc>
          <w:tcPr>
            <w:tcW w:w="1344" w:type="pct"/>
            <w:tcBorders>
              <w:top w:val="single" w:sz="6" w:space="0" w:color="auto"/>
            </w:tcBorders>
          </w:tcPr>
          <w:p w14:paraId="7E9BE598" w14:textId="77777777" w:rsidR="00B75DB0" w:rsidRPr="005D1548" w:rsidRDefault="00000000" w:rsidP="005D1548">
            <w:pPr>
              <w:spacing w:before="0"/>
              <w:rPr>
                <w:sz w:val="15"/>
                <w:szCs w:val="15"/>
              </w:rPr>
            </w:pPr>
            <w:r w:rsidRPr="005D1548">
              <w:rPr>
                <w:sz w:val="15"/>
                <w:szCs w:val="15"/>
              </w:rPr>
              <w:t xml:space="preserve">Use </w:t>
            </w:r>
            <w:r w:rsidR="00034B6B" w:rsidRPr="005D1548">
              <w:rPr>
                <w:sz w:val="15"/>
                <w:szCs w:val="15"/>
              </w:rPr>
              <w:t>‘</w:t>
            </w:r>
            <w:r w:rsidRPr="005D1548">
              <w:rPr>
                <w:sz w:val="15"/>
                <w:szCs w:val="15"/>
              </w:rPr>
              <w:t>patientId</w:t>
            </w:r>
            <w:r w:rsidR="00034B6B" w:rsidRPr="005D1548">
              <w:rPr>
                <w:sz w:val="15"/>
                <w:szCs w:val="15"/>
              </w:rPr>
              <w:t>’</w:t>
            </w:r>
            <w:r w:rsidRPr="005D1548">
              <w:rPr>
                <w:sz w:val="15"/>
                <w:szCs w:val="15"/>
              </w:rPr>
              <w:t xml:space="preserve"> instead of </w:t>
            </w:r>
            <w:r w:rsidR="00034B6B" w:rsidRPr="005D1548">
              <w:rPr>
                <w:sz w:val="15"/>
                <w:szCs w:val="15"/>
              </w:rPr>
              <w:t>‘</w:t>
            </w:r>
            <w:r w:rsidRPr="005D1548">
              <w:rPr>
                <w:sz w:val="15"/>
                <w:szCs w:val="15"/>
              </w:rPr>
              <w:t>patient_id</w:t>
            </w:r>
            <w:r w:rsidR="00034B6B" w:rsidRPr="005D1548">
              <w:rPr>
                <w:sz w:val="15"/>
                <w:szCs w:val="15"/>
              </w:rPr>
              <w:t>’</w:t>
            </w:r>
          </w:p>
        </w:tc>
        <w:tc>
          <w:tcPr>
            <w:tcW w:w="205" w:type="pct"/>
            <w:tcBorders>
              <w:top w:val="single" w:sz="6" w:space="0" w:color="auto"/>
            </w:tcBorders>
            <w:vAlign w:val="center"/>
          </w:tcPr>
          <w:p w14:paraId="3DC3FF9D" w14:textId="77777777" w:rsidR="00B75DB0" w:rsidRPr="005D1548" w:rsidRDefault="00000000" w:rsidP="005D1548">
            <w:pPr>
              <w:spacing w:before="0"/>
              <w:jc w:val="center"/>
              <w:rPr>
                <w:sz w:val="15"/>
                <w:szCs w:val="15"/>
              </w:rPr>
            </w:pPr>
            <w:r w:rsidRPr="005D1548">
              <w:rPr>
                <w:sz w:val="15"/>
                <w:szCs w:val="15"/>
              </w:rPr>
              <w:t>16</w:t>
            </w:r>
          </w:p>
        </w:tc>
        <w:tc>
          <w:tcPr>
            <w:tcW w:w="417" w:type="pct"/>
            <w:tcBorders>
              <w:top w:val="single" w:sz="6" w:space="0" w:color="auto"/>
            </w:tcBorders>
            <w:vAlign w:val="center"/>
          </w:tcPr>
          <w:p w14:paraId="23320C91" w14:textId="77777777" w:rsidR="00B75DB0" w:rsidRPr="005D1548" w:rsidRDefault="00000000" w:rsidP="005D1548">
            <w:pPr>
              <w:spacing w:before="0"/>
              <w:jc w:val="center"/>
              <w:rPr>
                <w:sz w:val="15"/>
                <w:szCs w:val="15"/>
              </w:rPr>
            </w:pPr>
            <w:r w:rsidRPr="005D1548">
              <w:rPr>
                <w:sz w:val="15"/>
                <w:szCs w:val="15"/>
              </w:rPr>
              <w:t>16</w:t>
            </w:r>
          </w:p>
        </w:tc>
        <w:tc>
          <w:tcPr>
            <w:tcW w:w="551" w:type="pct"/>
            <w:tcBorders>
              <w:top w:val="single" w:sz="6" w:space="0" w:color="auto"/>
            </w:tcBorders>
            <w:vAlign w:val="center"/>
          </w:tcPr>
          <w:p w14:paraId="5218EB0B" w14:textId="77777777" w:rsidR="00B75DB0" w:rsidRPr="005D1548" w:rsidRDefault="00D42EDC" w:rsidP="005D1548">
            <w:pPr>
              <w:spacing w:before="0"/>
              <w:jc w:val="center"/>
              <w:rPr>
                <w:sz w:val="15"/>
                <w:szCs w:val="15"/>
              </w:rPr>
            </w:pPr>
            <w:r w:rsidRPr="005D1548">
              <w:rPr>
                <w:sz w:val="15"/>
                <w:szCs w:val="15"/>
              </w:rPr>
              <w:t>16</w:t>
            </w:r>
          </w:p>
        </w:tc>
        <w:tc>
          <w:tcPr>
            <w:tcW w:w="285" w:type="pct"/>
            <w:tcBorders>
              <w:top w:val="single" w:sz="6" w:space="0" w:color="auto"/>
            </w:tcBorders>
            <w:vAlign w:val="center"/>
          </w:tcPr>
          <w:p w14:paraId="20FDF311" w14:textId="77777777" w:rsidR="00B75DB0" w:rsidRPr="005D1548" w:rsidRDefault="00000000" w:rsidP="005D1548">
            <w:pPr>
              <w:spacing w:before="0"/>
              <w:jc w:val="center"/>
              <w:rPr>
                <w:sz w:val="15"/>
                <w:szCs w:val="15"/>
              </w:rPr>
            </w:pPr>
            <w:r w:rsidRPr="005D1548">
              <w:rPr>
                <w:sz w:val="15"/>
                <w:szCs w:val="15"/>
              </w:rPr>
              <w:t>14</w:t>
            </w:r>
          </w:p>
        </w:tc>
        <w:tc>
          <w:tcPr>
            <w:tcW w:w="0" w:type="auto"/>
            <w:tcBorders>
              <w:top w:val="single" w:sz="6" w:space="0" w:color="auto"/>
            </w:tcBorders>
            <w:vAlign w:val="center"/>
          </w:tcPr>
          <w:p w14:paraId="4962A67F" w14:textId="77777777" w:rsidR="00B75DB0" w:rsidRPr="005D1548" w:rsidRDefault="00000000" w:rsidP="005D1548">
            <w:pPr>
              <w:spacing w:before="0"/>
              <w:jc w:val="center"/>
              <w:rPr>
                <w:sz w:val="15"/>
                <w:szCs w:val="15"/>
              </w:rPr>
            </w:pPr>
            <w:r w:rsidRPr="005D1548">
              <w:rPr>
                <w:sz w:val="15"/>
                <w:szCs w:val="15"/>
              </w:rPr>
              <w:t>0</w:t>
            </w:r>
          </w:p>
        </w:tc>
        <w:tc>
          <w:tcPr>
            <w:tcW w:w="0" w:type="auto"/>
            <w:tcBorders>
              <w:top w:val="single" w:sz="6" w:space="0" w:color="auto"/>
            </w:tcBorders>
            <w:vAlign w:val="center"/>
          </w:tcPr>
          <w:p w14:paraId="689A2F60" w14:textId="77777777" w:rsidR="00B75DB0" w:rsidRPr="005D1548" w:rsidRDefault="00000000" w:rsidP="005D1548">
            <w:pPr>
              <w:spacing w:before="0"/>
              <w:jc w:val="center"/>
              <w:rPr>
                <w:sz w:val="15"/>
                <w:szCs w:val="15"/>
              </w:rPr>
            </w:pPr>
            <w:r w:rsidRPr="005D1548">
              <w:rPr>
                <w:sz w:val="15"/>
                <w:szCs w:val="15"/>
              </w:rPr>
              <w:t>2</w:t>
            </w:r>
          </w:p>
        </w:tc>
        <w:tc>
          <w:tcPr>
            <w:tcW w:w="0" w:type="auto"/>
            <w:tcBorders>
              <w:top w:val="single" w:sz="6" w:space="0" w:color="auto"/>
            </w:tcBorders>
            <w:vAlign w:val="center"/>
          </w:tcPr>
          <w:p w14:paraId="7E185C86" w14:textId="77777777" w:rsidR="00B75DB0" w:rsidRPr="005D1548" w:rsidRDefault="00000000" w:rsidP="005D1548">
            <w:pPr>
              <w:spacing w:before="0"/>
              <w:jc w:val="center"/>
              <w:rPr>
                <w:sz w:val="15"/>
                <w:szCs w:val="15"/>
              </w:rPr>
            </w:pPr>
            <w:r w:rsidRPr="005D1548">
              <w:rPr>
                <w:sz w:val="15"/>
                <w:szCs w:val="15"/>
              </w:rPr>
              <w:t>14</w:t>
            </w:r>
          </w:p>
        </w:tc>
        <w:tc>
          <w:tcPr>
            <w:tcW w:w="0" w:type="auto"/>
            <w:tcBorders>
              <w:top w:val="single" w:sz="6" w:space="0" w:color="auto"/>
            </w:tcBorders>
            <w:vAlign w:val="center"/>
          </w:tcPr>
          <w:p w14:paraId="07A27B0B" w14:textId="77777777" w:rsidR="00B75DB0" w:rsidRPr="005D1548" w:rsidRDefault="00000000" w:rsidP="005D1548">
            <w:pPr>
              <w:spacing w:before="0"/>
              <w:jc w:val="center"/>
              <w:rPr>
                <w:sz w:val="15"/>
                <w:szCs w:val="15"/>
              </w:rPr>
            </w:pPr>
            <w:r w:rsidRPr="005D1548">
              <w:rPr>
                <w:sz w:val="15"/>
                <w:szCs w:val="15"/>
              </w:rPr>
              <w:t>0</w:t>
            </w:r>
          </w:p>
        </w:tc>
        <w:tc>
          <w:tcPr>
            <w:tcW w:w="0" w:type="auto"/>
            <w:tcBorders>
              <w:top w:val="single" w:sz="6" w:space="0" w:color="auto"/>
            </w:tcBorders>
            <w:vAlign w:val="center"/>
          </w:tcPr>
          <w:p w14:paraId="7F56F9EF" w14:textId="77777777" w:rsidR="00B75DB0" w:rsidRPr="005D1548" w:rsidRDefault="00000000" w:rsidP="005D1548">
            <w:pPr>
              <w:spacing w:before="0"/>
              <w:jc w:val="center"/>
              <w:rPr>
                <w:sz w:val="15"/>
                <w:szCs w:val="15"/>
              </w:rPr>
            </w:pPr>
            <w:r w:rsidRPr="005D1548">
              <w:rPr>
                <w:sz w:val="15"/>
                <w:szCs w:val="15"/>
              </w:rPr>
              <w:t>2</w:t>
            </w:r>
          </w:p>
        </w:tc>
      </w:tr>
      <w:tr w:rsidR="00362028" w:rsidRPr="005D1548" w14:paraId="7EC77B85" w14:textId="77777777" w:rsidTr="00C36880">
        <w:tc>
          <w:tcPr>
            <w:tcW w:w="726" w:type="pct"/>
          </w:tcPr>
          <w:p w14:paraId="30564A17" w14:textId="77777777" w:rsidR="00B75DB0" w:rsidRPr="005D1548" w:rsidRDefault="00000000" w:rsidP="005D1548">
            <w:pPr>
              <w:spacing w:before="0"/>
              <w:rPr>
                <w:sz w:val="15"/>
                <w:szCs w:val="15"/>
              </w:rPr>
            </w:pPr>
            <w:r w:rsidRPr="005D1548">
              <w:rPr>
                <w:sz w:val="15"/>
                <w:szCs w:val="15"/>
              </w:rPr>
              <w:t>Value type errors</w:t>
            </w:r>
          </w:p>
        </w:tc>
        <w:tc>
          <w:tcPr>
            <w:tcW w:w="1344" w:type="pct"/>
          </w:tcPr>
          <w:p w14:paraId="796526A0" w14:textId="11C48D71" w:rsidR="00B75DB0" w:rsidRPr="005D1548" w:rsidRDefault="00573CBA" w:rsidP="005D1548">
            <w:pPr>
              <w:spacing w:before="0"/>
              <w:rPr>
                <w:sz w:val="15"/>
                <w:szCs w:val="15"/>
              </w:rPr>
            </w:pPr>
            <w:r>
              <w:rPr>
                <w:sz w:val="15"/>
                <w:szCs w:val="15"/>
              </w:rPr>
              <w:t>Including written text in an</w:t>
            </w:r>
            <w:r w:rsidRPr="005D1548">
              <w:rPr>
                <w:sz w:val="15"/>
                <w:szCs w:val="15"/>
              </w:rPr>
              <w:t xml:space="preserve"> arithmetic</w:t>
            </w:r>
            <w:r>
              <w:rPr>
                <w:sz w:val="15"/>
                <w:szCs w:val="15"/>
              </w:rPr>
              <w:t xml:space="preserve"> operation</w:t>
            </w:r>
          </w:p>
        </w:tc>
        <w:tc>
          <w:tcPr>
            <w:tcW w:w="205" w:type="pct"/>
            <w:vAlign w:val="center"/>
          </w:tcPr>
          <w:p w14:paraId="3887B2E6" w14:textId="77777777" w:rsidR="00B75DB0" w:rsidRPr="005D1548" w:rsidRDefault="00000000" w:rsidP="005D1548">
            <w:pPr>
              <w:spacing w:before="0"/>
              <w:jc w:val="center"/>
              <w:rPr>
                <w:sz w:val="15"/>
                <w:szCs w:val="15"/>
              </w:rPr>
            </w:pPr>
            <w:r w:rsidRPr="005D1548">
              <w:rPr>
                <w:sz w:val="15"/>
                <w:szCs w:val="15"/>
              </w:rPr>
              <w:t>14</w:t>
            </w:r>
          </w:p>
        </w:tc>
        <w:tc>
          <w:tcPr>
            <w:tcW w:w="417" w:type="pct"/>
            <w:vAlign w:val="center"/>
          </w:tcPr>
          <w:p w14:paraId="48E6F540" w14:textId="77777777" w:rsidR="00B75DB0" w:rsidRPr="005D1548" w:rsidRDefault="00000000" w:rsidP="005D1548">
            <w:pPr>
              <w:spacing w:before="0"/>
              <w:jc w:val="center"/>
              <w:rPr>
                <w:sz w:val="15"/>
                <w:szCs w:val="15"/>
              </w:rPr>
            </w:pPr>
            <w:r w:rsidRPr="005D1548">
              <w:rPr>
                <w:sz w:val="15"/>
                <w:szCs w:val="15"/>
              </w:rPr>
              <w:t>13</w:t>
            </w:r>
          </w:p>
        </w:tc>
        <w:tc>
          <w:tcPr>
            <w:tcW w:w="551" w:type="pct"/>
            <w:vAlign w:val="center"/>
          </w:tcPr>
          <w:p w14:paraId="5F5B6DF7" w14:textId="77777777" w:rsidR="00B75DB0" w:rsidRPr="005D1548" w:rsidRDefault="00000000" w:rsidP="005D1548">
            <w:pPr>
              <w:spacing w:before="0"/>
              <w:jc w:val="center"/>
              <w:rPr>
                <w:sz w:val="15"/>
                <w:szCs w:val="15"/>
              </w:rPr>
            </w:pPr>
            <w:r w:rsidRPr="005D1548">
              <w:rPr>
                <w:sz w:val="15"/>
                <w:szCs w:val="15"/>
              </w:rPr>
              <w:t>3</w:t>
            </w:r>
          </w:p>
        </w:tc>
        <w:tc>
          <w:tcPr>
            <w:tcW w:w="285" w:type="pct"/>
            <w:vAlign w:val="center"/>
          </w:tcPr>
          <w:p w14:paraId="51969524"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18E45BF3"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0BA832E7" w14:textId="77777777" w:rsidR="00B75DB0" w:rsidRPr="005D1548" w:rsidRDefault="00000000" w:rsidP="005D1548">
            <w:pPr>
              <w:spacing w:before="0"/>
              <w:jc w:val="center"/>
              <w:rPr>
                <w:sz w:val="15"/>
                <w:szCs w:val="15"/>
              </w:rPr>
            </w:pPr>
            <w:r w:rsidRPr="005D1548">
              <w:rPr>
                <w:sz w:val="15"/>
                <w:szCs w:val="15"/>
              </w:rPr>
              <w:t>9</w:t>
            </w:r>
          </w:p>
        </w:tc>
        <w:tc>
          <w:tcPr>
            <w:tcW w:w="0" w:type="auto"/>
            <w:vAlign w:val="center"/>
          </w:tcPr>
          <w:p w14:paraId="4EB56F2E" w14:textId="77777777" w:rsidR="00B75DB0" w:rsidRPr="005D1548" w:rsidRDefault="00000000" w:rsidP="005D1548">
            <w:pPr>
              <w:spacing w:before="0"/>
              <w:jc w:val="center"/>
              <w:rPr>
                <w:sz w:val="15"/>
                <w:szCs w:val="15"/>
              </w:rPr>
            </w:pPr>
            <w:r w:rsidRPr="005D1548">
              <w:rPr>
                <w:sz w:val="15"/>
                <w:szCs w:val="15"/>
              </w:rPr>
              <w:t>4</w:t>
            </w:r>
          </w:p>
        </w:tc>
        <w:tc>
          <w:tcPr>
            <w:tcW w:w="0" w:type="auto"/>
            <w:vAlign w:val="center"/>
          </w:tcPr>
          <w:p w14:paraId="21771872" w14:textId="77777777" w:rsidR="00B75DB0" w:rsidRPr="005D1548" w:rsidRDefault="00000000" w:rsidP="005D1548">
            <w:pPr>
              <w:spacing w:before="0"/>
              <w:jc w:val="center"/>
              <w:rPr>
                <w:sz w:val="15"/>
                <w:szCs w:val="15"/>
              </w:rPr>
            </w:pPr>
            <w:r w:rsidRPr="005D1548">
              <w:rPr>
                <w:sz w:val="15"/>
                <w:szCs w:val="15"/>
              </w:rPr>
              <w:t>3</w:t>
            </w:r>
          </w:p>
        </w:tc>
        <w:tc>
          <w:tcPr>
            <w:tcW w:w="0" w:type="auto"/>
            <w:vAlign w:val="center"/>
          </w:tcPr>
          <w:p w14:paraId="70F193FE" w14:textId="77777777" w:rsidR="00B75DB0" w:rsidRPr="005D1548" w:rsidRDefault="00000000" w:rsidP="005D1548">
            <w:pPr>
              <w:spacing w:before="0"/>
              <w:jc w:val="center"/>
              <w:rPr>
                <w:sz w:val="15"/>
                <w:szCs w:val="15"/>
              </w:rPr>
            </w:pPr>
            <w:r w:rsidRPr="005D1548">
              <w:rPr>
                <w:sz w:val="15"/>
                <w:szCs w:val="15"/>
              </w:rPr>
              <w:t>7</w:t>
            </w:r>
          </w:p>
        </w:tc>
      </w:tr>
      <w:tr w:rsidR="00362028" w:rsidRPr="005D1548" w14:paraId="645E3D25" w14:textId="77777777" w:rsidTr="00C36880">
        <w:tc>
          <w:tcPr>
            <w:tcW w:w="726" w:type="pct"/>
          </w:tcPr>
          <w:p w14:paraId="45DA8E15" w14:textId="77777777" w:rsidR="00B75DB0" w:rsidRPr="005D1548" w:rsidRDefault="00000000" w:rsidP="005D1548">
            <w:pPr>
              <w:spacing w:before="0"/>
              <w:rPr>
                <w:sz w:val="15"/>
                <w:szCs w:val="15"/>
              </w:rPr>
            </w:pPr>
            <w:r w:rsidRPr="005D1548">
              <w:rPr>
                <w:sz w:val="15"/>
                <w:szCs w:val="15"/>
              </w:rPr>
              <w:t>Missing value errors</w:t>
            </w:r>
          </w:p>
        </w:tc>
        <w:tc>
          <w:tcPr>
            <w:tcW w:w="1344" w:type="pct"/>
          </w:tcPr>
          <w:p w14:paraId="6C89A3B4" w14:textId="77777777" w:rsidR="00B75DB0" w:rsidRPr="005D1548" w:rsidRDefault="00000000" w:rsidP="005D1548">
            <w:pPr>
              <w:spacing w:before="0"/>
              <w:rPr>
                <w:sz w:val="15"/>
                <w:szCs w:val="15"/>
              </w:rPr>
            </w:pPr>
            <w:r w:rsidRPr="005D1548">
              <w:rPr>
                <w:sz w:val="15"/>
                <w:szCs w:val="15"/>
              </w:rPr>
              <w:t>Divide by a reference range value that may be missing</w:t>
            </w:r>
          </w:p>
        </w:tc>
        <w:tc>
          <w:tcPr>
            <w:tcW w:w="205" w:type="pct"/>
            <w:vAlign w:val="center"/>
          </w:tcPr>
          <w:p w14:paraId="775A15B1" w14:textId="77777777" w:rsidR="00B75DB0" w:rsidRPr="005D1548" w:rsidRDefault="00000000" w:rsidP="005D1548">
            <w:pPr>
              <w:spacing w:before="0"/>
              <w:jc w:val="center"/>
              <w:rPr>
                <w:sz w:val="15"/>
                <w:szCs w:val="15"/>
              </w:rPr>
            </w:pPr>
            <w:r w:rsidRPr="005D1548">
              <w:rPr>
                <w:sz w:val="15"/>
                <w:szCs w:val="15"/>
              </w:rPr>
              <w:t>17</w:t>
            </w:r>
          </w:p>
        </w:tc>
        <w:tc>
          <w:tcPr>
            <w:tcW w:w="417" w:type="pct"/>
            <w:vAlign w:val="center"/>
          </w:tcPr>
          <w:p w14:paraId="55FF1751" w14:textId="77777777" w:rsidR="00B75DB0" w:rsidRPr="005D1548" w:rsidRDefault="00000000" w:rsidP="005D1548">
            <w:pPr>
              <w:spacing w:before="0"/>
              <w:jc w:val="center"/>
              <w:rPr>
                <w:sz w:val="15"/>
                <w:szCs w:val="15"/>
              </w:rPr>
            </w:pPr>
            <w:r w:rsidRPr="005D1548">
              <w:rPr>
                <w:sz w:val="15"/>
                <w:szCs w:val="15"/>
              </w:rPr>
              <w:t>17</w:t>
            </w:r>
          </w:p>
        </w:tc>
        <w:tc>
          <w:tcPr>
            <w:tcW w:w="551" w:type="pct"/>
            <w:vAlign w:val="center"/>
          </w:tcPr>
          <w:p w14:paraId="362E6D8C" w14:textId="77777777" w:rsidR="00B75DB0" w:rsidRPr="005D1548" w:rsidRDefault="00000000" w:rsidP="005D1548">
            <w:pPr>
              <w:spacing w:before="0"/>
              <w:jc w:val="center"/>
              <w:rPr>
                <w:sz w:val="15"/>
                <w:szCs w:val="15"/>
              </w:rPr>
            </w:pPr>
            <w:r w:rsidRPr="005D1548">
              <w:rPr>
                <w:sz w:val="15"/>
                <w:szCs w:val="15"/>
              </w:rPr>
              <w:t>3</w:t>
            </w:r>
          </w:p>
        </w:tc>
        <w:tc>
          <w:tcPr>
            <w:tcW w:w="285" w:type="pct"/>
            <w:vAlign w:val="center"/>
          </w:tcPr>
          <w:p w14:paraId="2E2D55A6"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C3B8737"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32BF0E84" w14:textId="77777777" w:rsidR="00B75DB0" w:rsidRPr="005D1548" w:rsidRDefault="00000000" w:rsidP="005D1548">
            <w:pPr>
              <w:spacing w:before="0"/>
              <w:jc w:val="center"/>
              <w:rPr>
                <w:sz w:val="15"/>
                <w:szCs w:val="15"/>
              </w:rPr>
            </w:pPr>
            <w:r w:rsidRPr="005D1548">
              <w:rPr>
                <w:sz w:val="15"/>
                <w:szCs w:val="15"/>
              </w:rPr>
              <w:t>17</w:t>
            </w:r>
          </w:p>
        </w:tc>
        <w:tc>
          <w:tcPr>
            <w:tcW w:w="0" w:type="auto"/>
            <w:vAlign w:val="center"/>
          </w:tcPr>
          <w:p w14:paraId="669CA702" w14:textId="77777777" w:rsidR="00B75DB0" w:rsidRPr="005D1548" w:rsidRDefault="00000000" w:rsidP="005D1548">
            <w:pPr>
              <w:spacing w:before="0"/>
              <w:jc w:val="center"/>
              <w:rPr>
                <w:sz w:val="15"/>
                <w:szCs w:val="15"/>
              </w:rPr>
            </w:pPr>
            <w:r w:rsidRPr="005D1548">
              <w:rPr>
                <w:sz w:val="15"/>
                <w:szCs w:val="15"/>
              </w:rPr>
              <w:t>2</w:t>
            </w:r>
          </w:p>
        </w:tc>
        <w:tc>
          <w:tcPr>
            <w:tcW w:w="0" w:type="auto"/>
            <w:vAlign w:val="center"/>
          </w:tcPr>
          <w:p w14:paraId="22BFD564"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346A12C1" w14:textId="77777777" w:rsidR="00B75DB0" w:rsidRPr="005D1548" w:rsidRDefault="00000000" w:rsidP="005D1548">
            <w:pPr>
              <w:spacing w:before="0"/>
              <w:jc w:val="center"/>
              <w:rPr>
                <w:sz w:val="15"/>
                <w:szCs w:val="15"/>
              </w:rPr>
            </w:pPr>
            <w:r w:rsidRPr="005D1548">
              <w:rPr>
                <w:sz w:val="15"/>
                <w:szCs w:val="15"/>
              </w:rPr>
              <w:t>15</w:t>
            </w:r>
          </w:p>
        </w:tc>
      </w:tr>
      <w:tr w:rsidR="00362028" w:rsidRPr="005D1548" w14:paraId="0D22FF7D" w14:textId="77777777" w:rsidTr="00C36880">
        <w:tc>
          <w:tcPr>
            <w:tcW w:w="726" w:type="pct"/>
          </w:tcPr>
          <w:p w14:paraId="0E5C95C7" w14:textId="77777777" w:rsidR="00B75DB0" w:rsidRPr="005D1548" w:rsidRDefault="00000000" w:rsidP="005D1548">
            <w:pPr>
              <w:spacing w:before="0"/>
              <w:rPr>
                <w:sz w:val="15"/>
                <w:szCs w:val="15"/>
              </w:rPr>
            </w:pPr>
            <w:r w:rsidRPr="005D1548">
              <w:rPr>
                <w:sz w:val="15"/>
                <w:szCs w:val="15"/>
              </w:rPr>
              <w:t>Join errors</w:t>
            </w:r>
          </w:p>
        </w:tc>
        <w:tc>
          <w:tcPr>
            <w:tcW w:w="1344" w:type="pct"/>
          </w:tcPr>
          <w:p w14:paraId="10EAA4E6" w14:textId="77777777" w:rsidR="00B75DB0" w:rsidRPr="005D1548" w:rsidRDefault="00000000" w:rsidP="005D1548">
            <w:pPr>
              <w:spacing w:before="0"/>
              <w:rPr>
                <w:sz w:val="15"/>
                <w:szCs w:val="15"/>
              </w:rPr>
            </w:pPr>
            <w:r w:rsidRPr="005D1548">
              <w:rPr>
                <w:sz w:val="15"/>
                <w:szCs w:val="15"/>
              </w:rPr>
              <w:t>Use a department column that may be missing after joining patients to encounters</w:t>
            </w:r>
          </w:p>
        </w:tc>
        <w:tc>
          <w:tcPr>
            <w:tcW w:w="205" w:type="pct"/>
            <w:vAlign w:val="center"/>
          </w:tcPr>
          <w:p w14:paraId="14C4C879" w14:textId="77777777" w:rsidR="00B75DB0" w:rsidRPr="005D1548" w:rsidRDefault="00000000" w:rsidP="005D1548">
            <w:pPr>
              <w:spacing w:before="0"/>
              <w:jc w:val="center"/>
              <w:rPr>
                <w:sz w:val="15"/>
                <w:szCs w:val="15"/>
              </w:rPr>
            </w:pPr>
            <w:r w:rsidRPr="005D1548">
              <w:rPr>
                <w:sz w:val="15"/>
                <w:szCs w:val="15"/>
              </w:rPr>
              <w:t>8</w:t>
            </w:r>
          </w:p>
        </w:tc>
        <w:tc>
          <w:tcPr>
            <w:tcW w:w="417" w:type="pct"/>
            <w:vAlign w:val="center"/>
          </w:tcPr>
          <w:p w14:paraId="5C4B9748" w14:textId="77777777" w:rsidR="00B75DB0" w:rsidRPr="005D1548" w:rsidRDefault="00000000" w:rsidP="005D1548">
            <w:pPr>
              <w:spacing w:before="0"/>
              <w:jc w:val="center"/>
              <w:rPr>
                <w:sz w:val="15"/>
                <w:szCs w:val="15"/>
              </w:rPr>
            </w:pPr>
            <w:r w:rsidRPr="005D1548">
              <w:rPr>
                <w:sz w:val="15"/>
                <w:szCs w:val="15"/>
              </w:rPr>
              <w:t>8</w:t>
            </w:r>
          </w:p>
        </w:tc>
        <w:tc>
          <w:tcPr>
            <w:tcW w:w="551" w:type="pct"/>
            <w:vAlign w:val="center"/>
          </w:tcPr>
          <w:p w14:paraId="5AF79061" w14:textId="77777777" w:rsidR="00B75DB0" w:rsidRPr="005D1548" w:rsidRDefault="00000000" w:rsidP="005D1548">
            <w:pPr>
              <w:spacing w:before="0"/>
              <w:jc w:val="center"/>
              <w:rPr>
                <w:sz w:val="15"/>
                <w:szCs w:val="15"/>
              </w:rPr>
            </w:pPr>
            <w:r w:rsidRPr="005D1548">
              <w:rPr>
                <w:sz w:val="15"/>
                <w:szCs w:val="15"/>
              </w:rPr>
              <w:t>6</w:t>
            </w:r>
          </w:p>
        </w:tc>
        <w:tc>
          <w:tcPr>
            <w:tcW w:w="285" w:type="pct"/>
            <w:vAlign w:val="center"/>
          </w:tcPr>
          <w:p w14:paraId="666AB04E"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25FA7CB9"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58F9DA0" w14:textId="77777777" w:rsidR="00B75DB0" w:rsidRPr="005D1548" w:rsidRDefault="00000000" w:rsidP="005D1548">
            <w:pPr>
              <w:spacing w:before="0"/>
              <w:jc w:val="center"/>
              <w:rPr>
                <w:sz w:val="15"/>
                <w:szCs w:val="15"/>
              </w:rPr>
            </w:pPr>
            <w:r w:rsidRPr="005D1548">
              <w:rPr>
                <w:sz w:val="15"/>
                <w:szCs w:val="15"/>
              </w:rPr>
              <w:t>3</w:t>
            </w:r>
          </w:p>
        </w:tc>
        <w:tc>
          <w:tcPr>
            <w:tcW w:w="0" w:type="auto"/>
            <w:vAlign w:val="center"/>
          </w:tcPr>
          <w:p w14:paraId="419EC37D"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02BE6D61"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5E76C2FB" w14:textId="77777777" w:rsidR="00B75DB0" w:rsidRPr="005D1548" w:rsidRDefault="00000000" w:rsidP="005D1548">
            <w:pPr>
              <w:spacing w:before="0"/>
              <w:jc w:val="center"/>
              <w:rPr>
                <w:sz w:val="15"/>
                <w:szCs w:val="15"/>
              </w:rPr>
            </w:pPr>
            <w:r w:rsidRPr="005D1548">
              <w:rPr>
                <w:sz w:val="15"/>
                <w:szCs w:val="15"/>
              </w:rPr>
              <w:t>3</w:t>
            </w:r>
          </w:p>
        </w:tc>
      </w:tr>
      <w:tr w:rsidR="00362028" w:rsidRPr="005D1548" w14:paraId="7D70ED2D" w14:textId="77777777" w:rsidTr="00C36880">
        <w:tc>
          <w:tcPr>
            <w:tcW w:w="726" w:type="pct"/>
          </w:tcPr>
          <w:p w14:paraId="12B022E6" w14:textId="77777777" w:rsidR="00B75DB0" w:rsidRPr="005D1548" w:rsidRDefault="00000000" w:rsidP="005D1548">
            <w:pPr>
              <w:spacing w:before="0"/>
              <w:rPr>
                <w:sz w:val="15"/>
                <w:szCs w:val="15"/>
              </w:rPr>
            </w:pPr>
            <w:r w:rsidRPr="005D1548">
              <w:rPr>
                <w:sz w:val="15"/>
                <w:szCs w:val="15"/>
              </w:rPr>
              <w:t>Data loading</w:t>
            </w:r>
          </w:p>
        </w:tc>
        <w:tc>
          <w:tcPr>
            <w:tcW w:w="1344" w:type="pct"/>
          </w:tcPr>
          <w:p w14:paraId="0A3785C9" w14:textId="5F8D7D25" w:rsidR="00B75DB0" w:rsidRPr="005D1548" w:rsidRDefault="00000000" w:rsidP="005D1548">
            <w:pPr>
              <w:spacing w:before="0"/>
              <w:rPr>
                <w:sz w:val="15"/>
                <w:szCs w:val="15"/>
              </w:rPr>
            </w:pPr>
            <w:r w:rsidRPr="005D1548">
              <w:rPr>
                <w:sz w:val="15"/>
                <w:szCs w:val="15"/>
              </w:rPr>
              <w:t xml:space="preserve">Load lab results </w:t>
            </w:r>
            <w:r w:rsidR="00BD1DFA">
              <w:rPr>
                <w:sz w:val="15"/>
                <w:szCs w:val="15"/>
              </w:rPr>
              <w:t>expecting</w:t>
            </w:r>
            <w:r w:rsidRPr="005D1548">
              <w:rPr>
                <w:sz w:val="15"/>
                <w:szCs w:val="15"/>
              </w:rPr>
              <w:t xml:space="preserve"> </w:t>
            </w:r>
            <w:r w:rsidR="00BD1DFA">
              <w:rPr>
                <w:sz w:val="15"/>
                <w:szCs w:val="15"/>
              </w:rPr>
              <w:t>numeric data, but receiving a</w:t>
            </w:r>
            <w:r w:rsidRPr="005D1548">
              <w:rPr>
                <w:sz w:val="15"/>
                <w:szCs w:val="15"/>
              </w:rPr>
              <w:t xml:space="preserve"> </w:t>
            </w:r>
            <w:r w:rsidR="00BD1DFA">
              <w:rPr>
                <w:sz w:val="15"/>
                <w:szCs w:val="15"/>
              </w:rPr>
              <w:t>t</w:t>
            </w:r>
            <w:r w:rsidRPr="005D1548">
              <w:rPr>
                <w:sz w:val="15"/>
                <w:szCs w:val="15"/>
              </w:rPr>
              <w:t xml:space="preserve">ext </w:t>
            </w:r>
            <w:r w:rsidR="00BD1DFA">
              <w:rPr>
                <w:sz w:val="15"/>
                <w:szCs w:val="15"/>
              </w:rPr>
              <w:t>entry like</w:t>
            </w:r>
            <w:r w:rsidRPr="005D1548">
              <w:rPr>
                <w:sz w:val="15"/>
                <w:szCs w:val="15"/>
              </w:rPr>
              <w:t xml:space="preserve"> "pending"</w:t>
            </w:r>
          </w:p>
        </w:tc>
        <w:tc>
          <w:tcPr>
            <w:tcW w:w="205" w:type="pct"/>
            <w:vAlign w:val="center"/>
          </w:tcPr>
          <w:p w14:paraId="0F14144A" w14:textId="77777777" w:rsidR="00B75DB0" w:rsidRPr="005D1548" w:rsidRDefault="00000000" w:rsidP="005D1548">
            <w:pPr>
              <w:spacing w:before="0"/>
              <w:jc w:val="center"/>
              <w:rPr>
                <w:sz w:val="15"/>
                <w:szCs w:val="15"/>
              </w:rPr>
            </w:pPr>
            <w:r w:rsidRPr="005D1548">
              <w:rPr>
                <w:sz w:val="15"/>
                <w:szCs w:val="15"/>
              </w:rPr>
              <w:t>10</w:t>
            </w:r>
          </w:p>
        </w:tc>
        <w:tc>
          <w:tcPr>
            <w:tcW w:w="417" w:type="pct"/>
            <w:vAlign w:val="center"/>
          </w:tcPr>
          <w:p w14:paraId="105B0B11" w14:textId="77777777" w:rsidR="00B75DB0" w:rsidRPr="005D1548" w:rsidRDefault="00000000" w:rsidP="005D1548">
            <w:pPr>
              <w:spacing w:before="0"/>
              <w:jc w:val="center"/>
              <w:rPr>
                <w:sz w:val="15"/>
                <w:szCs w:val="15"/>
              </w:rPr>
            </w:pPr>
            <w:r w:rsidRPr="005D1548">
              <w:rPr>
                <w:sz w:val="15"/>
                <w:szCs w:val="15"/>
              </w:rPr>
              <w:t>8</w:t>
            </w:r>
          </w:p>
        </w:tc>
        <w:tc>
          <w:tcPr>
            <w:tcW w:w="551" w:type="pct"/>
            <w:vAlign w:val="center"/>
          </w:tcPr>
          <w:p w14:paraId="0FC436CA" w14:textId="77777777" w:rsidR="00B75DB0" w:rsidRPr="005D1548" w:rsidRDefault="00000000" w:rsidP="005D1548">
            <w:pPr>
              <w:spacing w:before="0"/>
              <w:jc w:val="center"/>
              <w:rPr>
                <w:sz w:val="15"/>
                <w:szCs w:val="15"/>
              </w:rPr>
            </w:pPr>
            <w:r w:rsidRPr="005D1548">
              <w:rPr>
                <w:sz w:val="15"/>
                <w:szCs w:val="15"/>
              </w:rPr>
              <w:t>8</w:t>
            </w:r>
          </w:p>
        </w:tc>
        <w:tc>
          <w:tcPr>
            <w:tcW w:w="285" w:type="pct"/>
            <w:vAlign w:val="center"/>
          </w:tcPr>
          <w:p w14:paraId="75768BEB" w14:textId="77777777" w:rsidR="00B75DB0" w:rsidRPr="005D1548" w:rsidRDefault="00000000" w:rsidP="005D1548">
            <w:pPr>
              <w:spacing w:before="0"/>
              <w:jc w:val="center"/>
              <w:rPr>
                <w:sz w:val="15"/>
                <w:szCs w:val="15"/>
              </w:rPr>
            </w:pPr>
            <w:r w:rsidRPr="005D1548">
              <w:rPr>
                <w:sz w:val="15"/>
                <w:szCs w:val="15"/>
              </w:rPr>
              <w:t>2</w:t>
            </w:r>
          </w:p>
        </w:tc>
        <w:tc>
          <w:tcPr>
            <w:tcW w:w="0" w:type="auto"/>
            <w:vAlign w:val="center"/>
          </w:tcPr>
          <w:p w14:paraId="5FE29A79"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34D0793" w14:textId="77777777" w:rsidR="00B75DB0" w:rsidRPr="005D1548" w:rsidRDefault="00000000" w:rsidP="005D1548">
            <w:pPr>
              <w:spacing w:before="0"/>
              <w:jc w:val="center"/>
              <w:rPr>
                <w:sz w:val="15"/>
                <w:szCs w:val="15"/>
              </w:rPr>
            </w:pPr>
            <w:r w:rsidRPr="005D1548">
              <w:rPr>
                <w:sz w:val="15"/>
                <w:szCs w:val="15"/>
              </w:rPr>
              <w:t>8</w:t>
            </w:r>
          </w:p>
        </w:tc>
        <w:tc>
          <w:tcPr>
            <w:tcW w:w="0" w:type="auto"/>
            <w:vAlign w:val="center"/>
          </w:tcPr>
          <w:p w14:paraId="0D28504C" w14:textId="77777777" w:rsidR="00B75DB0" w:rsidRPr="005D1548" w:rsidRDefault="00000000" w:rsidP="005D1548">
            <w:pPr>
              <w:spacing w:before="0"/>
              <w:jc w:val="center"/>
              <w:rPr>
                <w:sz w:val="15"/>
                <w:szCs w:val="15"/>
              </w:rPr>
            </w:pPr>
            <w:r w:rsidRPr="005D1548">
              <w:rPr>
                <w:sz w:val="15"/>
                <w:szCs w:val="15"/>
              </w:rPr>
              <w:t>4</w:t>
            </w:r>
          </w:p>
        </w:tc>
        <w:tc>
          <w:tcPr>
            <w:tcW w:w="0" w:type="auto"/>
            <w:vAlign w:val="center"/>
          </w:tcPr>
          <w:p w14:paraId="5E9D286F" w14:textId="77777777" w:rsidR="00B75DB0" w:rsidRPr="005D1548" w:rsidRDefault="00000000" w:rsidP="005D1548">
            <w:pPr>
              <w:spacing w:before="0"/>
              <w:jc w:val="center"/>
              <w:rPr>
                <w:sz w:val="15"/>
                <w:szCs w:val="15"/>
              </w:rPr>
            </w:pPr>
            <w:r w:rsidRPr="005D1548">
              <w:rPr>
                <w:sz w:val="15"/>
                <w:szCs w:val="15"/>
              </w:rPr>
              <w:t>1</w:t>
            </w:r>
          </w:p>
        </w:tc>
        <w:tc>
          <w:tcPr>
            <w:tcW w:w="0" w:type="auto"/>
            <w:vAlign w:val="center"/>
          </w:tcPr>
          <w:p w14:paraId="4E250656" w14:textId="77777777" w:rsidR="00B75DB0" w:rsidRPr="005D1548" w:rsidRDefault="00000000" w:rsidP="005D1548">
            <w:pPr>
              <w:spacing w:before="0"/>
              <w:jc w:val="center"/>
              <w:rPr>
                <w:sz w:val="15"/>
                <w:szCs w:val="15"/>
              </w:rPr>
            </w:pPr>
            <w:r w:rsidRPr="005D1548">
              <w:rPr>
                <w:sz w:val="15"/>
                <w:szCs w:val="15"/>
              </w:rPr>
              <w:t>5</w:t>
            </w:r>
          </w:p>
        </w:tc>
      </w:tr>
      <w:tr w:rsidR="00362028" w:rsidRPr="005D1548" w14:paraId="238E96B4" w14:textId="77777777" w:rsidTr="00C36880">
        <w:tc>
          <w:tcPr>
            <w:tcW w:w="726" w:type="pct"/>
            <w:tcBorders>
              <w:bottom w:val="single" w:sz="12" w:space="0" w:color="auto"/>
            </w:tcBorders>
          </w:tcPr>
          <w:p w14:paraId="7047D2AD" w14:textId="77777777" w:rsidR="00B75DB0" w:rsidRPr="005D1548" w:rsidRDefault="00000000" w:rsidP="005D1548">
            <w:pPr>
              <w:spacing w:before="0"/>
              <w:rPr>
                <w:b/>
                <w:bCs/>
                <w:sz w:val="15"/>
                <w:szCs w:val="15"/>
              </w:rPr>
            </w:pPr>
            <w:r w:rsidRPr="005D1548">
              <w:rPr>
                <w:b/>
                <w:bCs/>
                <w:sz w:val="15"/>
                <w:szCs w:val="15"/>
              </w:rPr>
              <w:t>Total</w:t>
            </w:r>
          </w:p>
        </w:tc>
        <w:tc>
          <w:tcPr>
            <w:tcW w:w="1344" w:type="pct"/>
            <w:tcBorders>
              <w:bottom w:val="single" w:sz="12" w:space="0" w:color="auto"/>
            </w:tcBorders>
          </w:tcPr>
          <w:p w14:paraId="0E6A364E" w14:textId="77777777" w:rsidR="00B75DB0" w:rsidRPr="005D1548" w:rsidRDefault="00B75DB0" w:rsidP="005D1548">
            <w:pPr>
              <w:spacing w:before="0"/>
              <w:rPr>
                <w:sz w:val="15"/>
                <w:szCs w:val="15"/>
              </w:rPr>
            </w:pPr>
          </w:p>
        </w:tc>
        <w:tc>
          <w:tcPr>
            <w:tcW w:w="205" w:type="pct"/>
            <w:tcBorders>
              <w:bottom w:val="single" w:sz="12" w:space="0" w:color="auto"/>
            </w:tcBorders>
            <w:vAlign w:val="center"/>
          </w:tcPr>
          <w:p w14:paraId="1BB200C4" w14:textId="77777777" w:rsidR="00B75DB0" w:rsidRPr="005D1548" w:rsidRDefault="00000000" w:rsidP="005D1548">
            <w:pPr>
              <w:spacing w:before="0"/>
              <w:jc w:val="center"/>
              <w:rPr>
                <w:b/>
                <w:bCs/>
                <w:sz w:val="15"/>
                <w:szCs w:val="15"/>
              </w:rPr>
            </w:pPr>
            <w:r w:rsidRPr="005D1548">
              <w:rPr>
                <w:b/>
                <w:bCs/>
                <w:sz w:val="15"/>
                <w:szCs w:val="15"/>
              </w:rPr>
              <w:t>65</w:t>
            </w:r>
          </w:p>
        </w:tc>
        <w:tc>
          <w:tcPr>
            <w:tcW w:w="417" w:type="pct"/>
            <w:tcBorders>
              <w:bottom w:val="single" w:sz="12" w:space="0" w:color="auto"/>
            </w:tcBorders>
            <w:vAlign w:val="center"/>
          </w:tcPr>
          <w:p w14:paraId="16D41C0C" w14:textId="77777777" w:rsidR="00B75DB0" w:rsidRPr="005D1548" w:rsidRDefault="00000000" w:rsidP="005D1548">
            <w:pPr>
              <w:spacing w:before="0"/>
              <w:jc w:val="center"/>
              <w:rPr>
                <w:b/>
                <w:bCs/>
                <w:sz w:val="15"/>
                <w:szCs w:val="15"/>
              </w:rPr>
            </w:pPr>
            <w:r w:rsidRPr="005D1548">
              <w:rPr>
                <w:b/>
                <w:bCs/>
                <w:sz w:val="15"/>
                <w:szCs w:val="15"/>
              </w:rPr>
              <w:t>62</w:t>
            </w:r>
          </w:p>
        </w:tc>
        <w:tc>
          <w:tcPr>
            <w:tcW w:w="551" w:type="pct"/>
            <w:tcBorders>
              <w:bottom w:val="single" w:sz="12" w:space="0" w:color="auto"/>
            </w:tcBorders>
            <w:vAlign w:val="center"/>
          </w:tcPr>
          <w:p w14:paraId="6244BEB7" w14:textId="77777777" w:rsidR="00B75DB0" w:rsidRPr="005D1548" w:rsidRDefault="00000000" w:rsidP="005D1548">
            <w:pPr>
              <w:spacing w:before="0"/>
              <w:jc w:val="center"/>
              <w:rPr>
                <w:b/>
                <w:bCs/>
                <w:sz w:val="15"/>
                <w:szCs w:val="15"/>
              </w:rPr>
            </w:pPr>
            <w:r w:rsidRPr="005D1548">
              <w:rPr>
                <w:b/>
                <w:bCs/>
                <w:sz w:val="15"/>
                <w:szCs w:val="15"/>
              </w:rPr>
              <w:t>36</w:t>
            </w:r>
          </w:p>
        </w:tc>
        <w:tc>
          <w:tcPr>
            <w:tcW w:w="285" w:type="pct"/>
            <w:tcBorders>
              <w:bottom w:val="single" w:sz="12" w:space="0" w:color="auto"/>
            </w:tcBorders>
            <w:vAlign w:val="center"/>
          </w:tcPr>
          <w:p w14:paraId="025561D4" w14:textId="77777777" w:rsidR="00B75DB0" w:rsidRPr="005D1548" w:rsidRDefault="00000000" w:rsidP="005D1548">
            <w:pPr>
              <w:spacing w:before="0"/>
              <w:jc w:val="center"/>
              <w:rPr>
                <w:b/>
                <w:bCs/>
                <w:sz w:val="15"/>
                <w:szCs w:val="15"/>
              </w:rPr>
            </w:pPr>
            <w:r w:rsidRPr="005D1548">
              <w:rPr>
                <w:b/>
                <w:bCs/>
                <w:sz w:val="15"/>
                <w:szCs w:val="15"/>
              </w:rPr>
              <w:t>26</w:t>
            </w:r>
          </w:p>
        </w:tc>
        <w:tc>
          <w:tcPr>
            <w:tcW w:w="0" w:type="auto"/>
            <w:tcBorders>
              <w:bottom w:val="single" w:sz="12" w:space="0" w:color="auto"/>
            </w:tcBorders>
            <w:vAlign w:val="center"/>
          </w:tcPr>
          <w:p w14:paraId="2096B259" w14:textId="77777777" w:rsidR="00B75DB0" w:rsidRPr="005D1548" w:rsidRDefault="00000000" w:rsidP="005D1548">
            <w:pPr>
              <w:spacing w:before="0"/>
              <w:jc w:val="center"/>
              <w:rPr>
                <w:b/>
                <w:bCs/>
                <w:sz w:val="15"/>
                <w:szCs w:val="15"/>
              </w:rPr>
            </w:pPr>
            <w:r w:rsidRPr="005D1548">
              <w:rPr>
                <w:b/>
                <w:bCs/>
                <w:sz w:val="15"/>
                <w:szCs w:val="15"/>
              </w:rPr>
              <w:t>0</w:t>
            </w:r>
          </w:p>
        </w:tc>
        <w:tc>
          <w:tcPr>
            <w:tcW w:w="0" w:type="auto"/>
            <w:tcBorders>
              <w:bottom w:val="single" w:sz="12" w:space="0" w:color="auto"/>
            </w:tcBorders>
            <w:vAlign w:val="center"/>
          </w:tcPr>
          <w:p w14:paraId="5044B9E1" w14:textId="77777777" w:rsidR="00B75DB0" w:rsidRPr="005D1548" w:rsidRDefault="00000000" w:rsidP="005D1548">
            <w:pPr>
              <w:spacing w:before="0"/>
              <w:jc w:val="center"/>
              <w:rPr>
                <w:b/>
                <w:bCs/>
                <w:sz w:val="15"/>
                <w:szCs w:val="15"/>
              </w:rPr>
            </w:pPr>
            <w:r w:rsidRPr="005D1548">
              <w:rPr>
                <w:b/>
                <w:bCs/>
                <w:sz w:val="15"/>
                <w:szCs w:val="15"/>
              </w:rPr>
              <w:t>39</w:t>
            </w:r>
          </w:p>
        </w:tc>
        <w:tc>
          <w:tcPr>
            <w:tcW w:w="0" w:type="auto"/>
            <w:tcBorders>
              <w:bottom w:val="single" w:sz="12" w:space="0" w:color="auto"/>
            </w:tcBorders>
            <w:vAlign w:val="center"/>
          </w:tcPr>
          <w:p w14:paraId="779BCA65" w14:textId="77777777" w:rsidR="00B75DB0" w:rsidRPr="005D1548" w:rsidRDefault="00000000" w:rsidP="005D1548">
            <w:pPr>
              <w:spacing w:before="0"/>
              <w:jc w:val="center"/>
              <w:rPr>
                <w:b/>
                <w:bCs/>
                <w:sz w:val="15"/>
                <w:szCs w:val="15"/>
              </w:rPr>
            </w:pPr>
            <w:r w:rsidRPr="005D1548">
              <w:rPr>
                <w:b/>
                <w:bCs/>
                <w:sz w:val="15"/>
                <w:szCs w:val="15"/>
              </w:rPr>
              <w:t>29</w:t>
            </w:r>
          </w:p>
        </w:tc>
        <w:tc>
          <w:tcPr>
            <w:tcW w:w="0" w:type="auto"/>
            <w:tcBorders>
              <w:bottom w:val="single" w:sz="12" w:space="0" w:color="auto"/>
            </w:tcBorders>
            <w:vAlign w:val="center"/>
          </w:tcPr>
          <w:p w14:paraId="2EB086D8" w14:textId="77777777" w:rsidR="00B75DB0" w:rsidRPr="005D1548" w:rsidRDefault="00000000" w:rsidP="005D1548">
            <w:pPr>
              <w:spacing w:before="0"/>
              <w:jc w:val="center"/>
              <w:rPr>
                <w:b/>
                <w:bCs/>
                <w:sz w:val="15"/>
                <w:szCs w:val="15"/>
              </w:rPr>
            </w:pPr>
            <w:r w:rsidRPr="005D1548">
              <w:rPr>
                <w:b/>
                <w:bCs/>
                <w:sz w:val="15"/>
                <w:szCs w:val="15"/>
              </w:rPr>
              <w:t>4</w:t>
            </w:r>
          </w:p>
        </w:tc>
        <w:tc>
          <w:tcPr>
            <w:tcW w:w="0" w:type="auto"/>
            <w:tcBorders>
              <w:bottom w:val="single" w:sz="12" w:space="0" w:color="auto"/>
            </w:tcBorders>
            <w:vAlign w:val="center"/>
          </w:tcPr>
          <w:p w14:paraId="4531D393" w14:textId="77777777" w:rsidR="00B75DB0" w:rsidRPr="005D1548" w:rsidRDefault="00000000" w:rsidP="005D1548">
            <w:pPr>
              <w:spacing w:before="0"/>
              <w:jc w:val="center"/>
              <w:rPr>
                <w:b/>
                <w:bCs/>
                <w:sz w:val="15"/>
                <w:szCs w:val="15"/>
              </w:rPr>
            </w:pPr>
            <w:r w:rsidRPr="005D1548">
              <w:rPr>
                <w:b/>
                <w:bCs/>
                <w:sz w:val="15"/>
                <w:szCs w:val="15"/>
              </w:rPr>
              <w:t>32</w:t>
            </w:r>
          </w:p>
        </w:tc>
      </w:tr>
    </w:tbl>
    <w:p w14:paraId="24B0B872" w14:textId="542002DC" w:rsidR="000C2816" w:rsidRPr="006E2E80" w:rsidRDefault="000C2816" w:rsidP="007D1AB6">
      <w:pPr>
        <w:pStyle w:val="Heading3"/>
        <w:spacing w:line="480" w:lineRule="auto"/>
        <w:sectPr w:rsidR="000C2816" w:rsidRPr="006E2E80" w:rsidSect="007D1AB6">
          <w:footnotePr>
            <w:numRestart w:val="eachSect"/>
          </w:footnotePr>
          <w:type w:val="continuous"/>
          <w:pgSz w:w="12240" w:h="15840"/>
          <w:pgMar w:top="1440" w:right="1440" w:bottom="1440" w:left="1440" w:header="720" w:footer="720" w:gutter="0"/>
          <w:cols w:space="720"/>
        </w:sectPr>
      </w:pPr>
      <w:bookmarkStart w:id="60" w:name="references"/>
      <w:bookmarkEnd w:id="58"/>
    </w:p>
    <w:p w14:paraId="0B35822B" w14:textId="07C64E18" w:rsidR="000C2816" w:rsidRPr="006E2E80" w:rsidRDefault="000C2816" w:rsidP="007D1AB6">
      <w:pPr>
        <w:pStyle w:val="Heading3"/>
        <w:spacing w:line="480" w:lineRule="auto"/>
      </w:pPr>
      <w:r w:rsidRPr="006E2E80">
        <w:lastRenderedPageBreak/>
        <w:t>Supplemental Table 1: Type Rules in Tidy-TS data frames</w:t>
      </w:r>
    </w:p>
    <w:p w14:paraId="12A5C919" w14:textId="5D713047" w:rsidR="000C2816" w:rsidRPr="006E2E80" w:rsidRDefault="000C2816" w:rsidP="007D1AB6">
      <w:pPr>
        <w:pStyle w:val="Heading3"/>
        <w:spacing w:line="480" w:lineRule="auto"/>
        <w:rPr>
          <w:b w:val="0"/>
          <w:bCs w:val="0"/>
        </w:rPr>
      </w:pPr>
      <w:r w:rsidRPr="006E2E80">
        <w:rPr>
          <w:b w:val="0"/>
          <w:bCs w:val="0"/>
        </w:rPr>
        <w:t xml:space="preserve">Let </w:t>
      </w:r>
      <w:r w:rsidR="008B11E5" w:rsidRPr="008B11E5">
        <w:rPr>
          <w:rFonts w:ascii="Cambria Math" w:hAnsi="Cambria Math" w:cs="Cambria Math"/>
          <w:b w:val="0"/>
          <w:bCs w:val="0"/>
        </w:rPr>
        <w:t>𝜌</w:t>
      </w:r>
      <w:r w:rsidRPr="006E2E80">
        <w:rPr>
          <w:b w:val="0"/>
          <w:bCs w:val="0"/>
        </w:rPr>
        <w:t xml:space="preserve"> denote a row type (i.e., a mapping from column names to types).</w:t>
      </w:r>
    </w:p>
    <w:p w14:paraId="7D206C8A" w14:textId="22F63042" w:rsidR="000C2816" w:rsidRPr="006E2E80" w:rsidRDefault="000C2816" w:rsidP="007D1AB6">
      <w:pPr>
        <w:pStyle w:val="Heading3"/>
        <w:spacing w:line="480" w:lineRule="auto"/>
        <w:rPr>
          <w:b w:val="0"/>
          <w:bCs w:val="0"/>
        </w:rPr>
      </w:pPr>
      <w:r w:rsidRPr="006E2E80">
        <w:rPr>
          <w:b w:val="0"/>
          <w:bCs w:val="0"/>
        </w:rPr>
        <w:t xml:space="preserve">For a set of columns </w:t>
      </w:r>
      <m:oMath>
        <m:r>
          <m:rPr>
            <m:sty m:val="bi"/>
          </m:rPr>
          <w:rPr>
            <w:rFonts w:ascii="Cambria Math" w:hAnsi="Cambria Math"/>
          </w:rPr>
          <m:t>C</m:t>
        </m:r>
      </m:oMath>
      <w:r w:rsidRPr="006E2E80">
        <w:rPr>
          <w:b w:val="0"/>
          <w:bCs w:val="0"/>
        </w:rPr>
        <w:t>:</w:t>
      </w:r>
    </w:p>
    <w:p w14:paraId="5FF0EDA1" w14:textId="64327B93" w:rsidR="000C2816" w:rsidRPr="006E2E80" w:rsidRDefault="000C2816" w:rsidP="007D1AB6">
      <w:pPr>
        <w:pStyle w:val="Heading3"/>
        <w:spacing w:line="480" w:lineRule="auto"/>
        <w:rPr>
          <w:b w:val="0"/>
          <w:bCs w:val="0"/>
        </w:rPr>
      </w:pPr>
      <w:r w:rsidRPr="006E2E80">
        <w:rPr>
          <w:b w:val="0"/>
          <w:bCs w:val="0"/>
        </w:rPr>
        <w:tab/>
      </w:r>
      <m:oMath>
        <m:r>
          <m:rPr>
            <m:sty m:val="bi"/>
          </m:rPr>
          <w:rPr>
            <w:rFonts w:ascii="Cambria Math" w:hAnsi="Cambria Math"/>
          </w:rPr>
          <m:t>ρ[C]</m:t>
        </m:r>
      </m:oMath>
      <w:r w:rsidRPr="006E2E80">
        <w:rPr>
          <w:b w:val="0"/>
          <w:bCs w:val="0"/>
        </w:rPr>
        <w:t xml:space="preserve"> denotes projection onto </w:t>
      </w:r>
      <m:oMath>
        <m:r>
          <m:rPr>
            <m:sty m:val="bi"/>
          </m:rPr>
          <w:rPr>
            <w:rFonts w:ascii="Cambria Math" w:hAnsi="Cambria Math"/>
          </w:rPr>
          <m:t>C</m:t>
        </m:r>
      </m:oMath>
      <w:r w:rsidRPr="006E2E80">
        <w:rPr>
          <w:b w:val="0"/>
          <w:bCs w:val="0"/>
        </w:rPr>
        <w:t>,</w:t>
      </w:r>
    </w:p>
    <w:p w14:paraId="38D9314D" w14:textId="69395790" w:rsidR="000C2816" w:rsidRPr="006E2E80" w:rsidRDefault="000C2816" w:rsidP="007D1AB6">
      <w:pPr>
        <w:pStyle w:val="Heading3"/>
        <w:spacing w:line="480" w:lineRule="auto"/>
        <w:rPr>
          <w:b w:val="0"/>
          <w:bCs w:val="0"/>
        </w:rPr>
      </w:pPr>
      <w:r w:rsidRPr="006E2E80">
        <w:rPr>
          <w:b w:val="0"/>
          <w:bCs w:val="0"/>
        </w:rPr>
        <w:tab/>
      </w:r>
      <m:oMath>
        <m:r>
          <m:rPr>
            <m:sty m:val="bi"/>
          </m:rPr>
          <w:rPr>
            <w:rFonts w:ascii="Cambria Math" w:hAnsi="Cambria Math"/>
          </w:rPr>
          <m:t>ρ</m:t>
        </m:r>
        <m:r>
          <m:rPr>
            <m:sty m:val="bi"/>
          </m:rPr>
          <w:rPr>
            <w:rFonts w:ascii="Cambria Math" w:hAnsi="Cambria Math" w:cs="Cambria Math"/>
          </w:rPr>
          <m:t>∖</m:t>
        </m:r>
        <m:r>
          <m:rPr>
            <m:sty m:val="bi"/>
          </m:rPr>
          <w:rPr>
            <w:rFonts w:ascii="Cambria Math" w:hAnsi="Cambria Math"/>
          </w:rPr>
          <m:t>C</m:t>
        </m:r>
      </m:oMath>
      <w:r w:rsidRPr="006E2E80">
        <w:rPr>
          <w:b w:val="0"/>
          <w:bCs w:val="0"/>
        </w:rPr>
        <w:t xml:space="preserve"> denotes removal of columns in </w:t>
      </w:r>
      <m:oMath>
        <m:r>
          <m:rPr>
            <m:sty m:val="bi"/>
          </m:rPr>
          <w:rPr>
            <w:rFonts w:ascii="Cambria Math" w:hAnsi="Cambria Math"/>
          </w:rPr>
          <m:t>C</m:t>
        </m:r>
      </m:oMath>
      <w:r w:rsidRPr="006E2E80">
        <w:rPr>
          <w:b w:val="0"/>
          <w:bCs w:val="0"/>
        </w:rPr>
        <w:t>,</w:t>
      </w:r>
    </w:p>
    <w:p w14:paraId="7F451B74" w14:textId="250C701C" w:rsidR="000C2816" w:rsidRPr="006E2E80" w:rsidRDefault="000C2816" w:rsidP="007D1AB6">
      <w:pPr>
        <w:pStyle w:val="Heading3"/>
        <w:spacing w:line="480" w:lineRule="auto"/>
        <w:rPr>
          <w:b w:val="0"/>
          <w:bCs w:val="0"/>
        </w:rPr>
      </w:pPr>
      <w:r w:rsidRPr="006E2E80">
        <w:rPr>
          <w:b w:val="0"/>
          <w:bCs w:val="0"/>
        </w:rPr>
        <w:tab/>
      </w:r>
      <m:oMath>
        <m:r>
          <m:rPr>
            <m:sty m:val="bi"/>
          </m:rPr>
          <w:rPr>
            <w:rFonts w:ascii="Cambria Math" w:hAnsi="Cambria Math"/>
          </w:rPr>
          <m:t>ρ</m:t>
        </m:r>
        <m:r>
          <m:rPr>
            <m:sty m:val="bi"/>
          </m:rPr>
          <w:rPr>
            <w:rFonts w:ascii="Cambria Math" w:hAnsi="Cambria Math" w:cs="Cambria Math"/>
          </w:rPr>
          <m:t>∪</m:t>
        </m:r>
        <m:r>
          <m:rPr>
            <m:sty m:val="bi"/>
          </m:rPr>
          <w:rPr>
            <w:rFonts w:ascii="Cambria Math" w:hAnsi="Cambria Math"/>
          </w:rPr>
          <m:t>S</m:t>
        </m:r>
      </m:oMath>
      <w:r w:rsidRPr="006E2E80">
        <w:rPr>
          <w:b w:val="0"/>
          <w:bCs w:val="0"/>
        </w:rPr>
        <w:t xml:space="preserve"> denotes schema union, assuming disjoint column names or an explicitly specified collision-resolution policy</w:t>
      </w:r>
    </w:p>
    <w:p w14:paraId="0EFD8D6D" w14:textId="2ABFD6FF" w:rsidR="000C2816" w:rsidRPr="006E2E80" w:rsidRDefault="000C2816" w:rsidP="007D1AB6">
      <w:pPr>
        <w:pStyle w:val="Heading3"/>
        <w:spacing w:line="480" w:lineRule="auto"/>
        <w:rPr>
          <w:b w:val="0"/>
          <w:bCs w:val="0"/>
        </w:rPr>
      </w:pPr>
      <w:r w:rsidRPr="006E2E80">
        <w:rPr>
          <w:b w:val="0"/>
          <w:bCs w:val="0"/>
        </w:rPr>
        <w:tab/>
      </w:r>
      <m:oMath>
        <m:r>
          <m:rPr>
            <m:sty m:val="bi"/>
          </m:rPr>
          <w:rPr>
            <w:rFonts w:ascii="Cambria Math" w:hAnsi="Cambria Math"/>
          </w:rPr>
          <m:t xml:space="preserve">T </m:t>
        </m:r>
        <m:r>
          <m:rPr>
            <m:sty m:val="bi"/>
          </m:rPr>
          <w:rPr>
            <w:rFonts w:ascii="Cambria Math" w:hAnsi="Cambria Math" w:cs="Cambria Math"/>
          </w:rPr>
          <m:t>∣</m:t>
        </m:r>
        <m:r>
          <m:rPr>
            <m:sty m:val="bi"/>
          </m:rPr>
          <w:rPr>
            <w:rFonts w:ascii="Cambria Math" w:hAnsi="Cambria Math"/>
          </w:rPr>
          <m:t xml:space="preserve"> </m:t>
        </m:r>
        <m:r>
          <m:rPr>
            <m:sty m:val="bi"/>
          </m:rPr>
          <w:rPr>
            <w:rFonts w:ascii="Cambria Math" w:hAnsi="Cambria Math" w:cs="Cambria Math"/>
          </w:rPr>
          <m:t>⊥</m:t>
        </m:r>
      </m:oMath>
      <w:r w:rsidRPr="006E2E80">
        <w:rPr>
          <w:b w:val="0"/>
          <w:bCs w:val="0"/>
        </w:rPr>
        <w:t xml:space="preserve"> denotes an optional value of type </w:t>
      </w:r>
      <m:oMath>
        <m:r>
          <m:rPr>
            <m:sty m:val="bi"/>
          </m:rPr>
          <w:rPr>
            <w:rFonts w:ascii="Cambria Math" w:hAnsi="Cambria Math"/>
          </w:rPr>
          <m:t>T</m:t>
        </m:r>
      </m:oMath>
      <w:r w:rsidRPr="006E2E80">
        <w:rPr>
          <w:b w:val="0"/>
          <w:bCs w:val="0"/>
        </w:rPr>
        <w:t xml:space="preserve">, where </w:t>
      </w:r>
      <m:oMath>
        <m:r>
          <m:rPr>
            <m:sty m:val="bi"/>
          </m:rPr>
          <w:rPr>
            <w:rFonts w:ascii="Cambria Math" w:hAnsi="Cambria Math" w:cs="Cambria Math"/>
          </w:rPr>
          <m:t>⊥</m:t>
        </m:r>
      </m:oMath>
      <w:r w:rsidRPr="006E2E80">
        <w:rPr>
          <w:b w:val="0"/>
          <w:bCs w:val="0"/>
        </w:rPr>
        <w:t xml:space="preserve"> corresponds to an absent or undefined value. </w:t>
      </w:r>
    </w:p>
    <w:p w14:paraId="6DAB7E3C" w14:textId="6707BAA7" w:rsidR="000C2816" w:rsidRPr="006E2E80" w:rsidRDefault="000C2816" w:rsidP="007D1AB6">
      <w:pPr>
        <w:pStyle w:val="Heading3"/>
        <w:spacing w:line="480" w:lineRule="auto"/>
        <w:rPr>
          <w:b w:val="0"/>
          <w:bCs w:val="0"/>
        </w:rPr>
      </w:pPr>
      <w:r w:rsidRPr="006E2E80">
        <w:rPr>
          <w:b w:val="0"/>
          <w:bCs w:val="0"/>
        </w:rPr>
        <w:t xml:space="preserve">Lowercase identifiers </w:t>
      </w:r>
      <m:oMath>
        <m:r>
          <m:rPr>
            <m:sty m:val="bi"/>
          </m:rPr>
          <w:rPr>
            <w:rFonts w:ascii="Cambria Math" w:hAnsi="Cambria Math"/>
          </w:rPr>
          <m:t>a, b, c, k, n, v</m:t>
        </m:r>
      </m:oMath>
      <w:r w:rsidRPr="006E2E80">
        <w:rPr>
          <w:b w:val="0"/>
          <w:bCs w:val="0"/>
        </w:rPr>
        <w:t xml:space="preserve">, and </w:t>
      </w:r>
      <m:oMath>
        <m:r>
          <m:rPr>
            <m:sty m:val="bi"/>
          </m:rPr>
          <w:rPr>
            <w:rFonts w:ascii="Cambria Math" w:hAnsi="Cambria Math"/>
          </w:rPr>
          <m:t>t</m:t>
        </m:r>
      </m:oMath>
      <w:r w:rsidRPr="006E2E80">
        <w:rPr>
          <w:b w:val="0"/>
          <w:bCs w:val="0"/>
        </w:rPr>
        <w:t xml:space="preserve"> range over column names. </w:t>
      </w:r>
    </w:p>
    <w:p w14:paraId="18A41AA2" w14:textId="3361BA84" w:rsidR="00401B24" w:rsidRPr="006E2E80" w:rsidRDefault="000C2816" w:rsidP="007D1AB6">
      <w:pPr>
        <w:pStyle w:val="Heading3"/>
        <w:spacing w:line="480" w:lineRule="auto"/>
        <w:rPr>
          <w:b w:val="0"/>
          <w:bCs w:val="0"/>
        </w:rPr>
      </w:pPr>
      <w:r w:rsidRPr="006E2E80">
        <w:rPr>
          <w:b w:val="0"/>
          <w:bCs w:val="0"/>
        </w:rPr>
        <w:t xml:space="preserve">For joins, </w:t>
      </w:r>
      <m:oMath>
        <m:r>
          <m:rPr>
            <m:sty m:val="bi"/>
          </m:rPr>
          <w:rPr>
            <w:rFonts w:ascii="Cambria Math" w:hAnsi="Cambria Math"/>
          </w:rPr>
          <m:t>L</m:t>
        </m:r>
      </m:oMath>
      <w:r w:rsidRPr="006E2E80">
        <w:rPr>
          <w:b w:val="0"/>
          <w:bCs w:val="0"/>
        </w:rPr>
        <w:t xml:space="preserve"> and </w:t>
      </w:r>
      <m:oMath>
        <m:r>
          <m:rPr>
            <m:sty m:val="bi"/>
          </m:rPr>
          <w:rPr>
            <w:rFonts w:ascii="Cambria Math" w:hAnsi="Cambria Math"/>
          </w:rPr>
          <m:t>R</m:t>
        </m:r>
      </m:oMath>
      <w:r w:rsidRPr="006E2E80">
        <w:rPr>
          <w:b w:val="0"/>
          <w:bCs w:val="0"/>
        </w:rPr>
        <w:t xml:space="preserve"> denote the left and right input schemas, respectively, and </w:t>
      </w:r>
      <m:oMath>
        <m:r>
          <m:rPr>
            <m:sty m:val="bi"/>
          </m:rPr>
          <w:rPr>
            <w:rFonts w:ascii="Cambria Math" w:hAnsi="Cambria Math"/>
          </w:rPr>
          <m:t>K</m:t>
        </m:r>
      </m:oMath>
      <w:r w:rsidRPr="006E2E80">
        <w:rPr>
          <w:b w:val="0"/>
          <w:bCs w:val="0"/>
        </w:rPr>
        <w:t xml:space="preserve"> denotes the join key set</w:t>
      </w:r>
      <w:r w:rsidR="008B11E5">
        <w:rPr>
          <w:b w:val="0"/>
          <w:bCs w:val="0"/>
        </w:rPr>
        <w:t>.</w:t>
      </w:r>
    </w:p>
    <w:p w14:paraId="0435D304" w14:textId="3DEB3D9D" w:rsidR="00401B24" w:rsidRPr="006E2E80" w:rsidRDefault="00C36880" w:rsidP="007D1AB6">
      <w:pPr>
        <w:pStyle w:val="Heading3"/>
        <w:spacing w:line="480" w:lineRule="auto"/>
        <w:rPr>
          <w:b w:val="0"/>
          <w:bCs w:val="0"/>
        </w:rPr>
        <w:sectPr w:rsidR="00401B24" w:rsidRPr="006E2E80" w:rsidSect="007D1AB6">
          <w:footnotePr>
            <w:numRestart w:val="eachSect"/>
          </w:footnotePr>
          <w:type w:val="continuous"/>
          <w:pgSz w:w="15840" w:h="12240" w:orient="landscape"/>
          <w:pgMar w:top="1440" w:right="1440" w:bottom="1440" w:left="1440" w:header="720" w:footer="720" w:gutter="0"/>
          <w:cols w:space="720"/>
          <w:docGrid w:linePitch="299"/>
        </w:sectPr>
      </w:pPr>
      <w:r w:rsidRPr="00C36880">
        <w:rPr>
          <w:b w:val="0"/>
          <w:bCs w:val="0"/>
          <w:noProof/>
        </w:rPr>
        <w:drawing>
          <wp:inline distT="0" distB="0" distL="0" distR="0" wp14:anchorId="04A77F3D" wp14:editId="0BBF18D8">
            <wp:extent cx="8229600" cy="2563495"/>
            <wp:effectExtent l="0" t="0" r="0" b="1905"/>
            <wp:docPr id="1926539524"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39524" name="Picture 1" descr="A white sheet with black text&#10;&#10;AI-generated content may be incorrect."/>
                    <pic:cNvPicPr/>
                  </pic:nvPicPr>
                  <pic:blipFill>
                    <a:blip r:embed="rId16"/>
                    <a:stretch>
                      <a:fillRect/>
                    </a:stretch>
                  </pic:blipFill>
                  <pic:spPr>
                    <a:xfrm>
                      <a:off x="0" y="0"/>
                      <a:ext cx="8229600" cy="2563495"/>
                    </a:xfrm>
                    <a:prstGeom prst="rect">
                      <a:avLst/>
                    </a:prstGeom>
                  </pic:spPr>
                </pic:pic>
              </a:graphicData>
            </a:graphic>
          </wp:inline>
        </w:drawing>
      </w:r>
    </w:p>
    <w:p w14:paraId="0BE37979" w14:textId="32B66037" w:rsidR="00D87AC4" w:rsidRPr="006E2E80" w:rsidRDefault="00066A18" w:rsidP="007D1AB6">
      <w:pPr>
        <w:pStyle w:val="Heading3"/>
        <w:spacing w:line="480" w:lineRule="auto"/>
      </w:pPr>
      <w:r w:rsidRPr="006E2E80">
        <w:lastRenderedPageBreak/>
        <w:t xml:space="preserve">Supplemental Table </w:t>
      </w:r>
      <w:r w:rsidR="0078468E">
        <w:t>1</w:t>
      </w:r>
      <w:r w:rsidRPr="006E2E80">
        <w:t xml:space="preserve">. </w:t>
      </w:r>
      <w:r w:rsidR="00E27243" w:rsidRPr="00E27243">
        <w:t>Detection Outcomes by Error Category</w:t>
      </w:r>
      <w:r w:rsidR="00E27243">
        <w:t>, including P</w:t>
      </w:r>
      <w:r w:rsidRPr="006E2E80">
        <w:t>ython Static Type Checker Coverage and Polars.</w:t>
      </w:r>
    </w:p>
    <w:p w14:paraId="30B7BE4C" w14:textId="77777777" w:rsidR="00D87AC4" w:rsidRPr="006E2E80" w:rsidRDefault="00000000" w:rsidP="007D1AB6">
      <w:pPr>
        <w:spacing w:line="480" w:lineRule="auto"/>
      </w:pPr>
      <w:r w:rsidRPr="006E2E80">
        <w:t xml:space="preserve">Detection outcomes for </w:t>
      </w:r>
      <w:r w:rsidRPr="006E2E80">
        <w:rPr>
          <w:i/>
          <w:iCs/>
        </w:rPr>
        <w:t xml:space="preserve">pyright (1.1.400) </w:t>
      </w:r>
      <w:r w:rsidRPr="006E2E80">
        <w:t xml:space="preserve">and mypy (1.16.0) running in strict mode on the same 65 error scenarios, with </w:t>
      </w:r>
      <w:r w:rsidRPr="006E2E80">
        <w:rPr>
          <w:i/>
          <w:iCs/>
        </w:rPr>
        <w:t>pandas-stubs (2.2.3.241126)</w:t>
      </w:r>
      <w:r w:rsidRPr="006E2E80">
        <w:t xml:space="preserve"> installed. </w:t>
      </w:r>
      <w:r w:rsidRPr="006E2E80">
        <w:rPr>
          <w:i/>
          <w:iCs/>
        </w:rPr>
        <w:t>Polars (1.30.0)</w:t>
      </w:r>
      <w:r w:rsidRPr="006E2E80">
        <w:t xml:space="preserve"> runtime results are included for comparison.</w:t>
      </w:r>
    </w:p>
    <w:tbl>
      <w:tblPr>
        <w:tblW w:w="5000" w:type="pct"/>
        <w:tblLook w:val="04A0" w:firstRow="1" w:lastRow="0" w:firstColumn="1" w:lastColumn="0" w:noHBand="0" w:noVBand="1"/>
      </w:tblPr>
      <w:tblGrid>
        <w:gridCol w:w="1747"/>
        <w:gridCol w:w="442"/>
        <w:gridCol w:w="1111"/>
        <w:gridCol w:w="1206"/>
        <w:gridCol w:w="888"/>
        <w:gridCol w:w="888"/>
        <w:gridCol w:w="1005"/>
        <w:gridCol w:w="1005"/>
        <w:gridCol w:w="1068"/>
      </w:tblGrid>
      <w:tr w:rsidR="00D500E5" w:rsidRPr="00D500E5" w14:paraId="23FBAFDC" w14:textId="77777777" w:rsidTr="00D500E5">
        <w:tc>
          <w:tcPr>
            <w:tcW w:w="0" w:type="auto"/>
            <w:gridSpan w:val="2"/>
            <w:tcBorders>
              <w:top w:val="single" w:sz="12" w:space="0" w:color="auto"/>
            </w:tcBorders>
            <w:vAlign w:val="center"/>
          </w:tcPr>
          <w:p w14:paraId="31D86EBD" w14:textId="77777777" w:rsidR="00D500E5" w:rsidRPr="00D500E5" w:rsidRDefault="00D500E5" w:rsidP="00DF107D">
            <w:pPr>
              <w:spacing w:before="0" w:after="0" w:line="276" w:lineRule="auto"/>
              <w:jc w:val="center"/>
              <w:rPr>
                <w:sz w:val="18"/>
                <w:szCs w:val="18"/>
              </w:rPr>
            </w:pPr>
          </w:p>
        </w:tc>
        <w:tc>
          <w:tcPr>
            <w:tcW w:w="0" w:type="auto"/>
            <w:gridSpan w:val="2"/>
            <w:tcBorders>
              <w:top w:val="single" w:sz="12" w:space="0" w:color="auto"/>
            </w:tcBorders>
            <w:vAlign w:val="center"/>
          </w:tcPr>
          <w:p w14:paraId="571D26EB" w14:textId="77777777" w:rsidR="00D500E5" w:rsidRPr="00D500E5" w:rsidRDefault="00D500E5" w:rsidP="00DF107D">
            <w:pPr>
              <w:spacing w:before="0" w:after="0" w:line="276" w:lineRule="auto"/>
              <w:jc w:val="center"/>
              <w:rPr>
                <w:b/>
                <w:bCs/>
                <w:sz w:val="18"/>
                <w:szCs w:val="18"/>
              </w:rPr>
            </w:pPr>
            <w:r w:rsidRPr="00D500E5">
              <w:rPr>
                <w:b/>
                <w:bCs/>
                <w:sz w:val="18"/>
                <w:szCs w:val="18"/>
              </w:rPr>
              <w:t>Tidy-TS</w:t>
            </w:r>
          </w:p>
        </w:tc>
        <w:tc>
          <w:tcPr>
            <w:tcW w:w="0" w:type="auto"/>
            <w:tcBorders>
              <w:top w:val="single" w:sz="12" w:space="0" w:color="auto"/>
            </w:tcBorders>
            <w:vAlign w:val="center"/>
          </w:tcPr>
          <w:p w14:paraId="146AF28B" w14:textId="77777777" w:rsidR="00D500E5" w:rsidRPr="00D500E5" w:rsidRDefault="00D500E5" w:rsidP="00DF107D">
            <w:pPr>
              <w:spacing w:before="0" w:after="0" w:line="276" w:lineRule="auto"/>
              <w:jc w:val="center"/>
              <w:rPr>
                <w:b/>
                <w:bCs/>
                <w:sz w:val="18"/>
                <w:szCs w:val="18"/>
              </w:rPr>
            </w:pPr>
            <w:r w:rsidRPr="00D500E5">
              <w:rPr>
                <w:b/>
                <w:bCs/>
                <w:sz w:val="18"/>
                <w:szCs w:val="18"/>
              </w:rPr>
              <w:t>pyright</w:t>
            </w:r>
          </w:p>
        </w:tc>
        <w:tc>
          <w:tcPr>
            <w:tcW w:w="0" w:type="auto"/>
            <w:tcBorders>
              <w:top w:val="single" w:sz="12" w:space="0" w:color="auto"/>
            </w:tcBorders>
            <w:vAlign w:val="center"/>
          </w:tcPr>
          <w:p w14:paraId="65E78AEC" w14:textId="77777777" w:rsidR="00D500E5" w:rsidRPr="00D500E5" w:rsidRDefault="00D500E5" w:rsidP="00DF107D">
            <w:pPr>
              <w:spacing w:before="0" w:after="0" w:line="276" w:lineRule="auto"/>
              <w:jc w:val="center"/>
              <w:rPr>
                <w:b/>
                <w:bCs/>
                <w:sz w:val="18"/>
                <w:szCs w:val="18"/>
              </w:rPr>
            </w:pPr>
            <w:r w:rsidRPr="00D500E5">
              <w:rPr>
                <w:b/>
                <w:bCs/>
                <w:sz w:val="18"/>
                <w:szCs w:val="18"/>
              </w:rPr>
              <w:t>mypy</w:t>
            </w:r>
          </w:p>
        </w:tc>
        <w:tc>
          <w:tcPr>
            <w:tcW w:w="0" w:type="auto"/>
            <w:tcBorders>
              <w:top w:val="single" w:sz="12" w:space="0" w:color="auto"/>
            </w:tcBorders>
            <w:vAlign w:val="center"/>
          </w:tcPr>
          <w:p w14:paraId="7EC9640F" w14:textId="77777777" w:rsidR="00D500E5" w:rsidRPr="00D500E5" w:rsidRDefault="00D500E5" w:rsidP="00DF107D">
            <w:pPr>
              <w:spacing w:before="0" w:after="0" w:line="276" w:lineRule="auto"/>
              <w:jc w:val="center"/>
              <w:rPr>
                <w:b/>
                <w:bCs/>
                <w:sz w:val="18"/>
                <w:szCs w:val="18"/>
              </w:rPr>
            </w:pPr>
            <w:r w:rsidRPr="00D500E5">
              <w:rPr>
                <w:b/>
                <w:bCs/>
                <w:sz w:val="18"/>
                <w:szCs w:val="18"/>
              </w:rPr>
              <w:t>Polars</w:t>
            </w:r>
          </w:p>
        </w:tc>
        <w:tc>
          <w:tcPr>
            <w:tcW w:w="0" w:type="auto"/>
            <w:tcBorders>
              <w:top w:val="single" w:sz="12" w:space="0" w:color="auto"/>
            </w:tcBorders>
            <w:vAlign w:val="center"/>
          </w:tcPr>
          <w:p w14:paraId="0F109BF9" w14:textId="77777777" w:rsidR="00D500E5" w:rsidRPr="00D500E5" w:rsidRDefault="00D500E5" w:rsidP="00DF107D">
            <w:pPr>
              <w:spacing w:before="0" w:after="0" w:line="276" w:lineRule="auto"/>
              <w:jc w:val="center"/>
              <w:rPr>
                <w:b/>
                <w:bCs/>
                <w:sz w:val="18"/>
                <w:szCs w:val="18"/>
              </w:rPr>
            </w:pPr>
            <w:r w:rsidRPr="00D500E5">
              <w:rPr>
                <w:b/>
                <w:bCs/>
                <w:sz w:val="18"/>
                <w:szCs w:val="18"/>
              </w:rPr>
              <w:t>pandas</w:t>
            </w:r>
          </w:p>
        </w:tc>
        <w:tc>
          <w:tcPr>
            <w:tcW w:w="0" w:type="auto"/>
            <w:tcBorders>
              <w:top w:val="single" w:sz="12" w:space="0" w:color="auto"/>
            </w:tcBorders>
            <w:vAlign w:val="center"/>
          </w:tcPr>
          <w:p w14:paraId="0B3C50FD" w14:textId="77777777" w:rsidR="00D500E5" w:rsidRPr="00D500E5" w:rsidRDefault="00D500E5" w:rsidP="00DF107D">
            <w:pPr>
              <w:spacing w:before="0" w:after="0" w:line="276" w:lineRule="auto"/>
              <w:jc w:val="center"/>
              <w:rPr>
                <w:b/>
                <w:bCs/>
                <w:sz w:val="18"/>
                <w:szCs w:val="18"/>
              </w:rPr>
            </w:pPr>
            <w:r w:rsidRPr="00D500E5">
              <w:rPr>
                <w:b/>
                <w:bCs/>
                <w:sz w:val="18"/>
                <w:szCs w:val="18"/>
              </w:rPr>
              <w:t>tidyverse</w:t>
            </w:r>
          </w:p>
        </w:tc>
      </w:tr>
      <w:tr w:rsidR="00D500E5" w:rsidRPr="00D500E5" w14:paraId="4D4B52F1" w14:textId="77777777" w:rsidTr="00D500E5">
        <w:tc>
          <w:tcPr>
            <w:tcW w:w="0" w:type="auto"/>
            <w:tcBorders>
              <w:bottom w:val="single" w:sz="6" w:space="0" w:color="auto"/>
            </w:tcBorders>
            <w:vAlign w:val="center"/>
          </w:tcPr>
          <w:p w14:paraId="09965C5F" w14:textId="77777777" w:rsidR="00D42EDC" w:rsidRPr="00D500E5" w:rsidRDefault="00D42EDC" w:rsidP="00DF107D">
            <w:pPr>
              <w:spacing w:before="0" w:after="0" w:line="276" w:lineRule="auto"/>
              <w:jc w:val="center"/>
              <w:rPr>
                <w:b/>
                <w:bCs/>
                <w:sz w:val="18"/>
                <w:szCs w:val="18"/>
              </w:rPr>
            </w:pPr>
            <w:r w:rsidRPr="00D500E5">
              <w:rPr>
                <w:b/>
                <w:bCs/>
                <w:sz w:val="18"/>
                <w:szCs w:val="18"/>
              </w:rPr>
              <w:t>Category</w:t>
            </w:r>
          </w:p>
        </w:tc>
        <w:tc>
          <w:tcPr>
            <w:tcW w:w="0" w:type="auto"/>
            <w:tcBorders>
              <w:bottom w:val="single" w:sz="6" w:space="0" w:color="auto"/>
            </w:tcBorders>
            <w:vAlign w:val="center"/>
          </w:tcPr>
          <w:p w14:paraId="68626CFE" w14:textId="77777777" w:rsidR="00D42EDC" w:rsidRPr="00D500E5" w:rsidRDefault="00D42EDC" w:rsidP="00DF107D">
            <w:pPr>
              <w:spacing w:before="0" w:after="0" w:line="276" w:lineRule="auto"/>
              <w:jc w:val="center"/>
              <w:rPr>
                <w:b/>
                <w:bCs/>
                <w:sz w:val="18"/>
                <w:szCs w:val="18"/>
              </w:rPr>
            </w:pPr>
            <w:r w:rsidRPr="00D500E5">
              <w:rPr>
                <w:b/>
                <w:bCs/>
                <w:sz w:val="18"/>
                <w:szCs w:val="18"/>
              </w:rPr>
              <w:t>n</w:t>
            </w:r>
          </w:p>
        </w:tc>
        <w:tc>
          <w:tcPr>
            <w:tcW w:w="0" w:type="auto"/>
            <w:tcBorders>
              <w:bottom w:val="single" w:sz="6" w:space="0" w:color="auto"/>
            </w:tcBorders>
            <w:vAlign w:val="center"/>
          </w:tcPr>
          <w:p w14:paraId="22FC4D3A"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442B74B3" w14:textId="6550484B" w:rsidR="00D42EDC" w:rsidRPr="00D500E5" w:rsidRDefault="00D500E5" w:rsidP="00DF107D">
            <w:pPr>
              <w:spacing w:before="0" w:after="0" w:line="276" w:lineRule="auto"/>
              <w:jc w:val="center"/>
              <w:rPr>
                <w:i/>
                <w:iCs/>
                <w:sz w:val="18"/>
                <w:szCs w:val="18"/>
              </w:rPr>
            </w:pPr>
            <w:r w:rsidRPr="00D500E5">
              <w:rPr>
                <w:i/>
                <w:iCs/>
                <w:sz w:val="18"/>
                <w:szCs w:val="18"/>
              </w:rPr>
              <w:t>If bypassed</w:t>
            </w:r>
          </w:p>
        </w:tc>
        <w:tc>
          <w:tcPr>
            <w:tcW w:w="0" w:type="auto"/>
            <w:tcBorders>
              <w:bottom w:val="single" w:sz="6" w:space="0" w:color="auto"/>
            </w:tcBorders>
            <w:vAlign w:val="center"/>
          </w:tcPr>
          <w:p w14:paraId="5228CD92"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02632C04"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319C3DFE"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c>
          <w:tcPr>
            <w:tcW w:w="0" w:type="auto"/>
            <w:tcBorders>
              <w:bottom w:val="single" w:sz="6" w:space="0" w:color="auto"/>
            </w:tcBorders>
            <w:vAlign w:val="center"/>
          </w:tcPr>
          <w:p w14:paraId="5202F704"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c>
          <w:tcPr>
            <w:tcW w:w="0" w:type="auto"/>
            <w:tcBorders>
              <w:bottom w:val="single" w:sz="6" w:space="0" w:color="auto"/>
            </w:tcBorders>
            <w:vAlign w:val="center"/>
          </w:tcPr>
          <w:p w14:paraId="56CB38B5"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r>
      <w:tr w:rsidR="00D500E5" w:rsidRPr="00DF107D" w14:paraId="6AD74C4A" w14:textId="77777777" w:rsidTr="00D500E5">
        <w:trPr>
          <w:trHeight w:val="377"/>
        </w:trPr>
        <w:tc>
          <w:tcPr>
            <w:tcW w:w="0" w:type="auto"/>
            <w:tcBorders>
              <w:top w:val="single" w:sz="6" w:space="0" w:color="auto"/>
            </w:tcBorders>
            <w:vAlign w:val="center"/>
          </w:tcPr>
          <w:p w14:paraId="5DB9C390" w14:textId="77777777" w:rsidR="00D42EDC" w:rsidRPr="00DF107D" w:rsidRDefault="00D42EDC" w:rsidP="00DF107D">
            <w:pPr>
              <w:spacing w:before="0" w:after="0" w:line="276" w:lineRule="auto"/>
              <w:jc w:val="center"/>
              <w:rPr>
                <w:sz w:val="18"/>
                <w:szCs w:val="18"/>
              </w:rPr>
            </w:pPr>
            <w:r w:rsidRPr="00DF107D">
              <w:rPr>
                <w:sz w:val="18"/>
                <w:szCs w:val="18"/>
              </w:rPr>
              <w:t>Column reference</w:t>
            </w:r>
          </w:p>
        </w:tc>
        <w:tc>
          <w:tcPr>
            <w:tcW w:w="0" w:type="auto"/>
            <w:tcBorders>
              <w:top w:val="single" w:sz="6" w:space="0" w:color="auto"/>
            </w:tcBorders>
            <w:vAlign w:val="center"/>
          </w:tcPr>
          <w:p w14:paraId="3A904740" w14:textId="77777777" w:rsidR="00D42EDC" w:rsidRPr="00DF107D" w:rsidRDefault="00D42EDC" w:rsidP="00DF107D">
            <w:pPr>
              <w:spacing w:before="0" w:after="0" w:line="276" w:lineRule="auto"/>
              <w:jc w:val="center"/>
              <w:rPr>
                <w:sz w:val="18"/>
                <w:szCs w:val="18"/>
              </w:rPr>
            </w:pPr>
            <w:r w:rsidRPr="00DF107D">
              <w:rPr>
                <w:sz w:val="18"/>
                <w:szCs w:val="18"/>
              </w:rPr>
              <w:t>16</w:t>
            </w:r>
          </w:p>
        </w:tc>
        <w:tc>
          <w:tcPr>
            <w:tcW w:w="0" w:type="auto"/>
            <w:tcBorders>
              <w:top w:val="single" w:sz="6" w:space="0" w:color="auto"/>
            </w:tcBorders>
            <w:vAlign w:val="center"/>
          </w:tcPr>
          <w:p w14:paraId="4C0A3738" w14:textId="77777777" w:rsidR="00D42EDC" w:rsidRPr="00DF107D" w:rsidRDefault="00D42EDC" w:rsidP="00DF107D">
            <w:pPr>
              <w:spacing w:before="0" w:after="0" w:line="276" w:lineRule="auto"/>
              <w:jc w:val="center"/>
              <w:rPr>
                <w:sz w:val="18"/>
                <w:szCs w:val="18"/>
              </w:rPr>
            </w:pPr>
            <w:r w:rsidRPr="00DF107D">
              <w:rPr>
                <w:sz w:val="18"/>
                <w:szCs w:val="18"/>
              </w:rPr>
              <w:t>16 (100%)</w:t>
            </w:r>
          </w:p>
        </w:tc>
        <w:tc>
          <w:tcPr>
            <w:tcW w:w="0" w:type="auto"/>
            <w:tcBorders>
              <w:top w:val="single" w:sz="6" w:space="0" w:color="auto"/>
            </w:tcBorders>
            <w:vAlign w:val="center"/>
          </w:tcPr>
          <w:p w14:paraId="3EF5386F" w14:textId="77777777" w:rsidR="00D42EDC" w:rsidRPr="00DF107D" w:rsidRDefault="00D42EDC" w:rsidP="00DF107D">
            <w:pPr>
              <w:spacing w:before="0" w:after="0" w:line="276" w:lineRule="auto"/>
              <w:jc w:val="center"/>
              <w:rPr>
                <w:sz w:val="18"/>
                <w:szCs w:val="18"/>
              </w:rPr>
            </w:pPr>
            <w:r w:rsidRPr="00DF107D">
              <w:rPr>
                <w:sz w:val="18"/>
                <w:szCs w:val="18"/>
              </w:rPr>
              <w:t>16 (100%)</w:t>
            </w:r>
          </w:p>
        </w:tc>
        <w:tc>
          <w:tcPr>
            <w:tcW w:w="0" w:type="auto"/>
            <w:tcBorders>
              <w:top w:val="single" w:sz="6" w:space="0" w:color="auto"/>
            </w:tcBorders>
            <w:vAlign w:val="center"/>
          </w:tcPr>
          <w:p w14:paraId="6082D30A"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tcBorders>
              <w:top w:val="single" w:sz="6" w:space="0" w:color="auto"/>
            </w:tcBorders>
            <w:vAlign w:val="center"/>
          </w:tcPr>
          <w:p w14:paraId="15E702DF"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tcBorders>
              <w:top w:val="single" w:sz="6" w:space="0" w:color="auto"/>
            </w:tcBorders>
            <w:vAlign w:val="center"/>
          </w:tcPr>
          <w:p w14:paraId="5A65EF7D" w14:textId="77777777" w:rsidR="00D42EDC" w:rsidRPr="00DF107D" w:rsidRDefault="00D42EDC" w:rsidP="00DF107D">
            <w:pPr>
              <w:spacing w:before="0" w:after="0" w:line="276" w:lineRule="auto"/>
              <w:jc w:val="center"/>
              <w:rPr>
                <w:sz w:val="18"/>
                <w:szCs w:val="18"/>
              </w:rPr>
            </w:pPr>
            <w:r w:rsidRPr="00DF107D">
              <w:rPr>
                <w:sz w:val="18"/>
                <w:szCs w:val="18"/>
              </w:rPr>
              <w:t>14 (88%)</w:t>
            </w:r>
          </w:p>
        </w:tc>
        <w:tc>
          <w:tcPr>
            <w:tcW w:w="0" w:type="auto"/>
            <w:tcBorders>
              <w:top w:val="single" w:sz="6" w:space="0" w:color="auto"/>
            </w:tcBorders>
            <w:vAlign w:val="center"/>
          </w:tcPr>
          <w:p w14:paraId="13A17D62" w14:textId="77777777" w:rsidR="00D42EDC" w:rsidRPr="00DF107D" w:rsidRDefault="00D42EDC" w:rsidP="00DF107D">
            <w:pPr>
              <w:spacing w:before="0" w:after="0" w:line="276" w:lineRule="auto"/>
              <w:jc w:val="center"/>
              <w:rPr>
                <w:sz w:val="18"/>
                <w:szCs w:val="18"/>
              </w:rPr>
            </w:pPr>
            <w:r w:rsidRPr="00DF107D">
              <w:rPr>
                <w:sz w:val="18"/>
                <w:szCs w:val="18"/>
              </w:rPr>
              <w:t>14 (88%)</w:t>
            </w:r>
          </w:p>
        </w:tc>
        <w:tc>
          <w:tcPr>
            <w:tcW w:w="0" w:type="auto"/>
            <w:tcBorders>
              <w:top w:val="single" w:sz="6" w:space="0" w:color="auto"/>
            </w:tcBorders>
            <w:vAlign w:val="center"/>
          </w:tcPr>
          <w:p w14:paraId="3553CC74" w14:textId="77777777" w:rsidR="00D42EDC" w:rsidRPr="00DF107D" w:rsidRDefault="00D42EDC" w:rsidP="00DF107D">
            <w:pPr>
              <w:spacing w:before="0" w:after="0" w:line="276" w:lineRule="auto"/>
              <w:jc w:val="center"/>
              <w:rPr>
                <w:sz w:val="18"/>
                <w:szCs w:val="18"/>
              </w:rPr>
            </w:pPr>
            <w:r w:rsidRPr="00DF107D">
              <w:rPr>
                <w:sz w:val="18"/>
                <w:szCs w:val="18"/>
              </w:rPr>
              <w:t>14 (88%)</w:t>
            </w:r>
          </w:p>
        </w:tc>
      </w:tr>
      <w:tr w:rsidR="00D500E5" w:rsidRPr="00DF107D" w14:paraId="2D415EFA" w14:textId="77777777" w:rsidTr="00D500E5">
        <w:trPr>
          <w:trHeight w:val="350"/>
        </w:trPr>
        <w:tc>
          <w:tcPr>
            <w:tcW w:w="0" w:type="auto"/>
            <w:vAlign w:val="center"/>
          </w:tcPr>
          <w:p w14:paraId="60969E07" w14:textId="77777777" w:rsidR="00D42EDC" w:rsidRPr="00DF107D" w:rsidRDefault="00D42EDC" w:rsidP="00DF107D">
            <w:pPr>
              <w:spacing w:before="0" w:after="0" w:line="276" w:lineRule="auto"/>
              <w:jc w:val="center"/>
              <w:rPr>
                <w:sz w:val="18"/>
                <w:szCs w:val="18"/>
              </w:rPr>
            </w:pPr>
            <w:r w:rsidRPr="00DF107D">
              <w:rPr>
                <w:sz w:val="18"/>
                <w:szCs w:val="18"/>
              </w:rPr>
              <w:t>Value type</w:t>
            </w:r>
          </w:p>
        </w:tc>
        <w:tc>
          <w:tcPr>
            <w:tcW w:w="0" w:type="auto"/>
            <w:vAlign w:val="center"/>
          </w:tcPr>
          <w:p w14:paraId="0D396902" w14:textId="77777777" w:rsidR="00D42EDC" w:rsidRPr="00DF107D" w:rsidRDefault="00D42EDC" w:rsidP="00DF107D">
            <w:pPr>
              <w:spacing w:before="0" w:after="0" w:line="276" w:lineRule="auto"/>
              <w:jc w:val="center"/>
              <w:rPr>
                <w:sz w:val="18"/>
                <w:szCs w:val="18"/>
              </w:rPr>
            </w:pPr>
            <w:r w:rsidRPr="00DF107D">
              <w:rPr>
                <w:sz w:val="18"/>
                <w:szCs w:val="18"/>
              </w:rPr>
              <w:t>14</w:t>
            </w:r>
          </w:p>
        </w:tc>
        <w:tc>
          <w:tcPr>
            <w:tcW w:w="0" w:type="auto"/>
            <w:vAlign w:val="center"/>
          </w:tcPr>
          <w:p w14:paraId="6E7E2BDE" w14:textId="77777777" w:rsidR="00D42EDC" w:rsidRPr="00DF107D" w:rsidRDefault="00D42EDC" w:rsidP="00DF107D">
            <w:pPr>
              <w:spacing w:before="0" w:after="0" w:line="276" w:lineRule="auto"/>
              <w:jc w:val="center"/>
              <w:rPr>
                <w:sz w:val="18"/>
                <w:szCs w:val="18"/>
              </w:rPr>
            </w:pPr>
            <w:r w:rsidRPr="00DF107D">
              <w:rPr>
                <w:sz w:val="18"/>
                <w:szCs w:val="18"/>
              </w:rPr>
              <w:t>13 (93%)</w:t>
            </w:r>
          </w:p>
        </w:tc>
        <w:tc>
          <w:tcPr>
            <w:tcW w:w="0" w:type="auto"/>
            <w:vAlign w:val="center"/>
          </w:tcPr>
          <w:p w14:paraId="7965E20D" w14:textId="77777777" w:rsidR="00D42EDC" w:rsidRPr="00DF107D" w:rsidRDefault="00D42EDC" w:rsidP="00DF107D">
            <w:pPr>
              <w:spacing w:before="0" w:after="0" w:line="276" w:lineRule="auto"/>
              <w:jc w:val="center"/>
              <w:rPr>
                <w:sz w:val="18"/>
                <w:szCs w:val="18"/>
              </w:rPr>
            </w:pPr>
            <w:r w:rsidRPr="00DF107D">
              <w:rPr>
                <w:sz w:val="18"/>
                <w:szCs w:val="18"/>
              </w:rPr>
              <w:t>3 (21%)</w:t>
            </w:r>
          </w:p>
        </w:tc>
        <w:tc>
          <w:tcPr>
            <w:tcW w:w="0" w:type="auto"/>
            <w:vAlign w:val="center"/>
          </w:tcPr>
          <w:p w14:paraId="549DF70C"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4B1B579B" w14:textId="77777777" w:rsidR="00D42EDC" w:rsidRPr="00DF107D" w:rsidRDefault="00D42EDC" w:rsidP="00DF107D">
            <w:pPr>
              <w:spacing w:before="0" w:after="0" w:line="276" w:lineRule="auto"/>
              <w:jc w:val="center"/>
              <w:rPr>
                <w:sz w:val="18"/>
                <w:szCs w:val="18"/>
              </w:rPr>
            </w:pPr>
            <w:r w:rsidRPr="00DF107D">
              <w:rPr>
                <w:sz w:val="18"/>
                <w:szCs w:val="18"/>
              </w:rPr>
              <w:t>1 (7%)</w:t>
            </w:r>
          </w:p>
        </w:tc>
        <w:tc>
          <w:tcPr>
            <w:tcW w:w="0" w:type="auto"/>
            <w:vAlign w:val="center"/>
          </w:tcPr>
          <w:p w14:paraId="72FCC3C0" w14:textId="77777777" w:rsidR="00D42EDC" w:rsidRPr="00DF107D" w:rsidRDefault="00D42EDC" w:rsidP="00DF107D">
            <w:pPr>
              <w:spacing w:before="0" w:after="0" w:line="276" w:lineRule="auto"/>
              <w:jc w:val="center"/>
              <w:rPr>
                <w:sz w:val="18"/>
                <w:szCs w:val="18"/>
              </w:rPr>
            </w:pPr>
            <w:r w:rsidRPr="00DF107D">
              <w:rPr>
                <w:sz w:val="18"/>
                <w:szCs w:val="18"/>
              </w:rPr>
              <w:t>6 (43%)</w:t>
            </w:r>
          </w:p>
        </w:tc>
        <w:tc>
          <w:tcPr>
            <w:tcW w:w="0" w:type="auto"/>
            <w:vAlign w:val="center"/>
          </w:tcPr>
          <w:p w14:paraId="65EE92E9" w14:textId="77777777" w:rsidR="00D42EDC" w:rsidRPr="00DF107D" w:rsidRDefault="00D42EDC" w:rsidP="00DF107D">
            <w:pPr>
              <w:spacing w:before="0" w:after="0" w:line="276" w:lineRule="auto"/>
              <w:jc w:val="center"/>
              <w:rPr>
                <w:sz w:val="18"/>
                <w:szCs w:val="18"/>
              </w:rPr>
            </w:pPr>
            <w:r w:rsidRPr="00DF107D">
              <w:rPr>
                <w:sz w:val="18"/>
                <w:szCs w:val="18"/>
              </w:rPr>
              <w:t>5 (36%)</w:t>
            </w:r>
          </w:p>
        </w:tc>
        <w:tc>
          <w:tcPr>
            <w:tcW w:w="0" w:type="auto"/>
            <w:vAlign w:val="center"/>
          </w:tcPr>
          <w:p w14:paraId="0C86DFB8" w14:textId="77777777" w:rsidR="00D42EDC" w:rsidRPr="00DF107D" w:rsidRDefault="00D42EDC" w:rsidP="00DF107D">
            <w:pPr>
              <w:spacing w:before="0" w:after="0" w:line="276" w:lineRule="auto"/>
              <w:jc w:val="center"/>
              <w:rPr>
                <w:sz w:val="18"/>
                <w:szCs w:val="18"/>
              </w:rPr>
            </w:pPr>
            <w:r w:rsidRPr="00DF107D">
              <w:rPr>
                <w:sz w:val="18"/>
                <w:szCs w:val="18"/>
              </w:rPr>
              <w:t>4 (29%)</w:t>
            </w:r>
          </w:p>
        </w:tc>
      </w:tr>
      <w:tr w:rsidR="00D500E5" w:rsidRPr="00DF107D" w14:paraId="4CAAAE3E" w14:textId="77777777" w:rsidTr="00D500E5">
        <w:trPr>
          <w:trHeight w:val="350"/>
        </w:trPr>
        <w:tc>
          <w:tcPr>
            <w:tcW w:w="0" w:type="auto"/>
            <w:vAlign w:val="center"/>
          </w:tcPr>
          <w:p w14:paraId="3FE55B16" w14:textId="77777777" w:rsidR="00D42EDC" w:rsidRPr="00DF107D" w:rsidRDefault="00D42EDC" w:rsidP="00DF107D">
            <w:pPr>
              <w:spacing w:before="0" w:after="0" w:line="276" w:lineRule="auto"/>
              <w:jc w:val="center"/>
              <w:rPr>
                <w:sz w:val="18"/>
                <w:szCs w:val="18"/>
              </w:rPr>
            </w:pPr>
            <w:r w:rsidRPr="00DF107D">
              <w:rPr>
                <w:sz w:val="18"/>
                <w:szCs w:val="18"/>
              </w:rPr>
              <w:t>Missing value</w:t>
            </w:r>
          </w:p>
        </w:tc>
        <w:tc>
          <w:tcPr>
            <w:tcW w:w="0" w:type="auto"/>
            <w:vAlign w:val="center"/>
          </w:tcPr>
          <w:p w14:paraId="5CE432A8" w14:textId="77777777" w:rsidR="00D42EDC" w:rsidRPr="00DF107D" w:rsidRDefault="00D42EDC" w:rsidP="00DF107D">
            <w:pPr>
              <w:spacing w:before="0" w:after="0" w:line="276" w:lineRule="auto"/>
              <w:jc w:val="center"/>
              <w:rPr>
                <w:sz w:val="18"/>
                <w:szCs w:val="18"/>
              </w:rPr>
            </w:pPr>
            <w:r w:rsidRPr="00DF107D">
              <w:rPr>
                <w:sz w:val="18"/>
                <w:szCs w:val="18"/>
              </w:rPr>
              <w:t>17</w:t>
            </w:r>
          </w:p>
        </w:tc>
        <w:tc>
          <w:tcPr>
            <w:tcW w:w="0" w:type="auto"/>
            <w:vAlign w:val="center"/>
          </w:tcPr>
          <w:p w14:paraId="397844CD" w14:textId="77777777" w:rsidR="00D42EDC" w:rsidRPr="00DF107D" w:rsidRDefault="00D42EDC" w:rsidP="00DF107D">
            <w:pPr>
              <w:spacing w:before="0" w:after="0" w:line="276" w:lineRule="auto"/>
              <w:jc w:val="center"/>
              <w:rPr>
                <w:sz w:val="18"/>
                <w:szCs w:val="18"/>
              </w:rPr>
            </w:pPr>
            <w:r w:rsidRPr="00DF107D">
              <w:rPr>
                <w:sz w:val="18"/>
                <w:szCs w:val="18"/>
              </w:rPr>
              <w:t>17 (100%)</w:t>
            </w:r>
          </w:p>
        </w:tc>
        <w:tc>
          <w:tcPr>
            <w:tcW w:w="0" w:type="auto"/>
            <w:vAlign w:val="center"/>
          </w:tcPr>
          <w:p w14:paraId="55F44A48" w14:textId="77777777" w:rsidR="00D42EDC" w:rsidRPr="00DF107D" w:rsidRDefault="00D42EDC" w:rsidP="00DF107D">
            <w:pPr>
              <w:spacing w:before="0" w:after="0" w:line="276" w:lineRule="auto"/>
              <w:jc w:val="center"/>
              <w:rPr>
                <w:sz w:val="18"/>
                <w:szCs w:val="18"/>
              </w:rPr>
            </w:pPr>
            <w:r w:rsidRPr="00DF107D">
              <w:rPr>
                <w:sz w:val="18"/>
                <w:szCs w:val="18"/>
              </w:rPr>
              <w:t>3 (18%)</w:t>
            </w:r>
          </w:p>
        </w:tc>
        <w:tc>
          <w:tcPr>
            <w:tcW w:w="0" w:type="auto"/>
            <w:vAlign w:val="center"/>
          </w:tcPr>
          <w:p w14:paraId="17D295E2"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04CCBDE5"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3D9DB5E9"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6587C91"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BAFA71B" w14:textId="77777777" w:rsidR="00D42EDC" w:rsidRPr="00DF107D" w:rsidRDefault="00D42EDC" w:rsidP="00DF107D">
            <w:pPr>
              <w:spacing w:before="0" w:after="0" w:line="276" w:lineRule="auto"/>
              <w:jc w:val="center"/>
              <w:rPr>
                <w:sz w:val="18"/>
                <w:szCs w:val="18"/>
              </w:rPr>
            </w:pPr>
            <w:r w:rsidRPr="00DF107D">
              <w:rPr>
                <w:sz w:val="18"/>
                <w:szCs w:val="18"/>
              </w:rPr>
              <w:t>2 (12%)</w:t>
            </w:r>
          </w:p>
        </w:tc>
      </w:tr>
      <w:tr w:rsidR="00D500E5" w:rsidRPr="00DF107D" w14:paraId="3EB091DA" w14:textId="77777777" w:rsidTr="00D500E5">
        <w:trPr>
          <w:trHeight w:val="350"/>
        </w:trPr>
        <w:tc>
          <w:tcPr>
            <w:tcW w:w="0" w:type="auto"/>
            <w:vAlign w:val="center"/>
          </w:tcPr>
          <w:p w14:paraId="4AEB6EE4" w14:textId="77777777" w:rsidR="00D42EDC" w:rsidRPr="00DF107D" w:rsidRDefault="00D42EDC" w:rsidP="00DF107D">
            <w:pPr>
              <w:spacing w:before="0" w:after="0" w:line="276" w:lineRule="auto"/>
              <w:jc w:val="center"/>
              <w:rPr>
                <w:sz w:val="18"/>
                <w:szCs w:val="18"/>
              </w:rPr>
            </w:pPr>
            <w:r w:rsidRPr="00DF107D">
              <w:rPr>
                <w:sz w:val="18"/>
                <w:szCs w:val="18"/>
              </w:rPr>
              <w:t>Join errors</w:t>
            </w:r>
          </w:p>
        </w:tc>
        <w:tc>
          <w:tcPr>
            <w:tcW w:w="0" w:type="auto"/>
            <w:vAlign w:val="center"/>
          </w:tcPr>
          <w:p w14:paraId="450A1006" w14:textId="77777777" w:rsidR="00D42EDC" w:rsidRPr="00DF107D" w:rsidRDefault="00D42EDC" w:rsidP="00DF107D">
            <w:pPr>
              <w:spacing w:before="0" w:after="0" w:line="276" w:lineRule="auto"/>
              <w:jc w:val="center"/>
              <w:rPr>
                <w:sz w:val="18"/>
                <w:szCs w:val="18"/>
              </w:rPr>
            </w:pPr>
            <w:r w:rsidRPr="00DF107D">
              <w:rPr>
                <w:sz w:val="18"/>
                <w:szCs w:val="18"/>
              </w:rPr>
              <w:t>8</w:t>
            </w:r>
          </w:p>
        </w:tc>
        <w:tc>
          <w:tcPr>
            <w:tcW w:w="0" w:type="auto"/>
            <w:vAlign w:val="center"/>
          </w:tcPr>
          <w:p w14:paraId="2E157EF0" w14:textId="77777777" w:rsidR="00D42EDC" w:rsidRPr="00DF107D" w:rsidRDefault="00D42EDC" w:rsidP="00DF107D">
            <w:pPr>
              <w:spacing w:before="0" w:after="0" w:line="276" w:lineRule="auto"/>
              <w:jc w:val="center"/>
              <w:rPr>
                <w:sz w:val="18"/>
                <w:szCs w:val="18"/>
              </w:rPr>
            </w:pPr>
            <w:r w:rsidRPr="00DF107D">
              <w:rPr>
                <w:sz w:val="18"/>
                <w:szCs w:val="18"/>
              </w:rPr>
              <w:t>8 (100%)</w:t>
            </w:r>
          </w:p>
        </w:tc>
        <w:tc>
          <w:tcPr>
            <w:tcW w:w="0" w:type="auto"/>
            <w:vAlign w:val="center"/>
          </w:tcPr>
          <w:p w14:paraId="09B37EFA" w14:textId="77777777" w:rsidR="00D42EDC" w:rsidRPr="00DF107D" w:rsidRDefault="00D42EDC" w:rsidP="00DF107D">
            <w:pPr>
              <w:spacing w:before="0" w:after="0" w:line="276" w:lineRule="auto"/>
              <w:jc w:val="center"/>
              <w:rPr>
                <w:sz w:val="18"/>
                <w:szCs w:val="18"/>
              </w:rPr>
            </w:pPr>
            <w:r w:rsidRPr="00DF107D">
              <w:rPr>
                <w:sz w:val="18"/>
                <w:szCs w:val="18"/>
              </w:rPr>
              <w:t>6 (75%)</w:t>
            </w:r>
          </w:p>
        </w:tc>
        <w:tc>
          <w:tcPr>
            <w:tcW w:w="0" w:type="auto"/>
            <w:vAlign w:val="center"/>
          </w:tcPr>
          <w:p w14:paraId="461B02BA"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15448578"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00C115A7" w14:textId="77777777" w:rsidR="00D42EDC" w:rsidRPr="00DF107D" w:rsidRDefault="00D42EDC" w:rsidP="00DF107D">
            <w:pPr>
              <w:spacing w:before="0" w:after="0" w:line="276" w:lineRule="auto"/>
              <w:jc w:val="center"/>
              <w:rPr>
                <w:sz w:val="18"/>
                <w:szCs w:val="18"/>
              </w:rPr>
            </w:pPr>
            <w:r w:rsidRPr="00DF107D">
              <w:rPr>
                <w:sz w:val="18"/>
                <w:szCs w:val="18"/>
              </w:rPr>
              <w:t>3 (38%)</w:t>
            </w:r>
          </w:p>
        </w:tc>
        <w:tc>
          <w:tcPr>
            <w:tcW w:w="0" w:type="auto"/>
            <w:vAlign w:val="center"/>
          </w:tcPr>
          <w:p w14:paraId="0A685EF8" w14:textId="77777777" w:rsidR="00D42EDC" w:rsidRPr="00DF107D" w:rsidRDefault="00D42EDC" w:rsidP="00DF107D">
            <w:pPr>
              <w:spacing w:before="0" w:after="0" w:line="276" w:lineRule="auto"/>
              <w:jc w:val="center"/>
              <w:rPr>
                <w:sz w:val="18"/>
                <w:szCs w:val="18"/>
              </w:rPr>
            </w:pPr>
            <w:r w:rsidRPr="00DF107D">
              <w:rPr>
                <w:sz w:val="18"/>
                <w:szCs w:val="18"/>
              </w:rPr>
              <w:t>5 (63%)</w:t>
            </w:r>
          </w:p>
        </w:tc>
        <w:tc>
          <w:tcPr>
            <w:tcW w:w="0" w:type="auto"/>
            <w:vAlign w:val="center"/>
          </w:tcPr>
          <w:p w14:paraId="61100584" w14:textId="77777777" w:rsidR="00D42EDC" w:rsidRPr="00DF107D" w:rsidRDefault="00D42EDC" w:rsidP="00DF107D">
            <w:pPr>
              <w:spacing w:before="0" w:after="0" w:line="276" w:lineRule="auto"/>
              <w:jc w:val="center"/>
              <w:rPr>
                <w:sz w:val="18"/>
                <w:szCs w:val="18"/>
              </w:rPr>
            </w:pPr>
            <w:r w:rsidRPr="00DF107D">
              <w:rPr>
                <w:sz w:val="18"/>
                <w:szCs w:val="18"/>
              </w:rPr>
              <w:t>5 (63%)</w:t>
            </w:r>
          </w:p>
        </w:tc>
      </w:tr>
      <w:tr w:rsidR="00D500E5" w:rsidRPr="00DF107D" w14:paraId="1B27548A" w14:textId="77777777" w:rsidTr="00D500E5">
        <w:trPr>
          <w:trHeight w:val="350"/>
        </w:trPr>
        <w:tc>
          <w:tcPr>
            <w:tcW w:w="0" w:type="auto"/>
            <w:vAlign w:val="center"/>
          </w:tcPr>
          <w:p w14:paraId="16D821DA" w14:textId="77777777" w:rsidR="00D42EDC" w:rsidRPr="00DF107D" w:rsidRDefault="00D42EDC" w:rsidP="00DF107D">
            <w:pPr>
              <w:spacing w:before="0" w:after="0" w:line="276" w:lineRule="auto"/>
              <w:jc w:val="center"/>
              <w:rPr>
                <w:sz w:val="18"/>
                <w:szCs w:val="18"/>
              </w:rPr>
            </w:pPr>
            <w:r w:rsidRPr="00DF107D">
              <w:rPr>
                <w:sz w:val="18"/>
                <w:szCs w:val="18"/>
              </w:rPr>
              <w:t>Data loading</w:t>
            </w:r>
          </w:p>
        </w:tc>
        <w:tc>
          <w:tcPr>
            <w:tcW w:w="0" w:type="auto"/>
            <w:vAlign w:val="center"/>
          </w:tcPr>
          <w:p w14:paraId="7C9770DF" w14:textId="77777777" w:rsidR="00D42EDC" w:rsidRPr="00DF107D" w:rsidRDefault="00D42EDC" w:rsidP="00DF107D">
            <w:pPr>
              <w:spacing w:before="0" w:after="0" w:line="276" w:lineRule="auto"/>
              <w:jc w:val="center"/>
              <w:rPr>
                <w:sz w:val="18"/>
                <w:szCs w:val="18"/>
              </w:rPr>
            </w:pPr>
            <w:r w:rsidRPr="00DF107D">
              <w:rPr>
                <w:sz w:val="18"/>
                <w:szCs w:val="18"/>
              </w:rPr>
              <w:t>10</w:t>
            </w:r>
          </w:p>
        </w:tc>
        <w:tc>
          <w:tcPr>
            <w:tcW w:w="0" w:type="auto"/>
            <w:vAlign w:val="center"/>
          </w:tcPr>
          <w:p w14:paraId="58D2228E" w14:textId="77777777" w:rsidR="00D42EDC" w:rsidRPr="00DF107D" w:rsidRDefault="00D42EDC" w:rsidP="00DF107D">
            <w:pPr>
              <w:spacing w:before="0" w:after="0" w:line="276" w:lineRule="auto"/>
              <w:jc w:val="center"/>
              <w:rPr>
                <w:sz w:val="18"/>
                <w:szCs w:val="18"/>
              </w:rPr>
            </w:pPr>
            <w:r w:rsidRPr="00DF107D">
              <w:rPr>
                <w:sz w:val="18"/>
                <w:szCs w:val="18"/>
              </w:rPr>
              <w:t>8 (80%)</w:t>
            </w:r>
          </w:p>
        </w:tc>
        <w:tc>
          <w:tcPr>
            <w:tcW w:w="0" w:type="auto"/>
            <w:vAlign w:val="center"/>
          </w:tcPr>
          <w:p w14:paraId="1084920E" w14:textId="77777777" w:rsidR="00D42EDC" w:rsidRPr="00DF107D" w:rsidRDefault="00D42EDC" w:rsidP="00DF107D">
            <w:pPr>
              <w:spacing w:before="0" w:after="0" w:line="276" w:lineRule="auto"/>
              <w:jc w:val="center"/>
              <w:rPr>
                <w:sz w:val="18"/>
                <w:szCs w:val="18"/>
              </w:rPr>
            </w:pPr>
            <w:r w:rsidRPr="00DF107D">
              <w:rPr>
                <w:sz w:val="18"/>
                <w:szCs w:val="18"/>
              </w:rPr>
              <w:t>8 (80%)</w:t>
            </w:r>
          </w:p>
        </w:tc>
        <w:tc>
          <w:tcPr>
            <w:tcW w:w="0" w:type="auto"/>
            <w:vAlign w:val="center"/>
          </w:tcPr>
          <w:p w14:paraId="48E3EF36"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B5CD96F"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40E69F6" w14:textId="77777777" w:rsidR="00D42EDC" w:rsidRPr="00DF107D" w:rsidRDefault="00D42EDC" w:rsidP="00DF107D">
            <w:pPr>
              <w:spacing w:before="0" w:after="0" w:line="276" w:lineRule="auto"/>
              <w:jc w:val="center"/>
              <w:rPr>
                <w:sz w:val="18"/>
                <w:szCs w:val="18"/>
              </w:rPr>
            </w:pPr>
            <w:r w:rsidRPr="00DF107D">
              <w:rPr>
                <w:sz w:val="18"/>
                <w:szCs w:val="18"/>
              </w:rPr>
              <w:t>5 (50%)</w:t>
            </w:r>
          </w:p>
        </w:tc>
        <w:tc>
          <w:tcPr>
            <w:tcW w:w="0" w:type="auto"/>
            <w:vAlign w:val="center"/>
          </w:tcPr>
          <w:p w14:paraId="1803FF20" w14:textId="77777777" w:rsidR="00D42EDC" w:rsidRPr="00DF107D" w:rsidRDefault="00D42EDC" w:rsidP="00DF107D">
            <w:pPr>
              <w:spacing w:before="0" w:after="0" w:line="276" w:lineRule="auto"/>
              <w:jc w:val="center"/>
              <w:rPr>
                <w:sz w:val="18"/>
                <w:szCs w:val="18"/>
              </w:rPr>
            </w:pPr>
            <w:r w:rsidRPr="00DF107D">
              <w:rPr>
                <w:sz w:val="18"/>
                <w:szCs w:val="18"/>
              </w:rPr>
              <w:t>2 (20%)</w:t>
            </w:r>
          </w:p>
        </w:tc>
        <w:tc>
          <w:tcPr>
            <w:tcW w:w="0" w:type="auto"/>
            <w:vAlign w:val="center"/>
          </w:tcPr>
          <w:p w14:paraId="6C5F32A8" w14:textId="77777777" w:rsidR="00D42EDC" w:rsidRPr="00DF107D" w:rsidRDefault="00D42EDC" w:rsidP="00DF107D">
            <w:pPr>
              <w:spacing w:before="0" w:after="0" w:line="276" w:lineRule="auto"/>
              <w:jc w:val="center"/>
              <w:rPr>
                <w:sz w:val="18"/>
                <w:szCs w:val="18"/>
              </w:rPr>
            </w:pPr>
            <w:r w:rsidRPr="00DF107D">
              <w:rPr>
                <w:sz w:val="18"/>
                <w:szCs w:val="18"/>
              </w:rPr>
              <w:t>5 (50%)</w:t>
            </w:r>
          </w:p>
        </w:tc>
      </w:tr>
      <w:tr w:rsidR="00D500E5" w:rsidRPr="00DF107D" w14:paraId="22EC0EDB" w14:textId="77777777" w:rsidTr="00D500E5">
        <w:trPr>
          <w:trHeight w:val="350"/>
        </w:trPr>
        <w:tc>
          <w:tcPr>
            <w:tcW w:w="0" w:type="auto"/>
            <w:tcBorders>
              <w:bottom w:val="single" w:sz="12" w:space="0" w:color="auto"/>
            </w:tcBorders>
            <w:vAlign w:val="center"/>
          </w:tcPr>
          <w:p w14:paraId="4EE2EF33" w14:textId="77777777" w:rsidR="00805864" w:rsidRPr="00DF107D" w:rsidRDefault="00000000" w:rsidP="00DF107D">
            <w:pPr>
              <w:spacing w:before="0" w:after="0" w:line="276" w:lineRule="auto"/>
              <w:jc w:val="center"/>
              <w:rPr>
                <w:sz w:val="18"/>
                <w:szCs w:val="18"/>
              </w:rPr>
            </w:pPr>
            <w:r w:rsidRPr="00DF107D">
              <w:rPr>
                <w:sz w:val="18"/>
                <w:szCs w:val="18"/>
              </w:rPr>
              <w:t>Total</w:t>
            </w:r>
          </w:p>
        </w:tc>
        <w:tc>
          <w:tcPr>
            <w:tcW w:w="0" w:type="auto"/>
            <w:tcBorders>
              <w:bottom w:val="single" w:sz="12" w:space="0" w:color="auto"/>
            </w:tcBorders>
            <w:vAlign w:val="center"/>
          </w:tcPr>
          <w:p w14:paraId="72FF52CA" w14:textId="77777777" w:rsidR="00805864" w:rsidRPr="00DF107D" w:rsidRDefault="00000000" w:rsidP="00DF107D">
            <w:pPr>
              <w:spacing w:before="0" w:after="0" w:line="276" w:lineRule="auto"/>
              <w:jc w:val="center"/>
              <w:rPr>
                <w:sz w:val="18"/>
                <w:szCs w:val="18"/>
              </w:rPr>
            </w:pPr>
            <w:r w:rsidRPr="00DF107D">
              <w:rPr>
                <w:sz w:val="18"/>
                <w:szCs w:val="18"/>
              </w:rPr>
              <w:t>65</w:t>
            </w:r>
          </w:p>
        </w:tc>
        <w:tc>
          <w:tcPr>
            <w:tcW w:w="0" w:type="auto"/>
            <w:tcBorders>
              <w:bottom w:val="single" w:sz="12" w:space="0" w:color="auto"/>
            </w:tcBorders>
            <w:vAlign w:val="center"/>
          </w:tcPr>
          <w:p w14:paraId="4817F25D" w14:textId="77777777" w:rsidR="00805864" w:rsidRPr="00DF107D" w:rsidRDefault="00000000" w:rsidP="00DF107D">
            <w:pPr>
              <w:spacing w:before="0" w:after="0" w:line="276" w:lineRule="auto"/>
              <w:jc w:val="center"/>
              <w:rPr>
                <w:sz w:val="18"/>
                <w:szCs w:val="18"/>
              </w:rPr>
            </w:pPr>
            <w:r w:rsidRPr="00DF107D">
              <w:rPr>
                <w:sz w:val="18"/>
                <w:szCs w:val="18"/>
              </w:rPr>
              <w:t>62 (95%)</w:t>
            </w:r>
          </w:p>
        </w:tc>
        <w:tc>
          <w:tcPr>
            <w:tcW w:w="0" w:type="auto"/>
            <w:tcBorders>
              <w:bottom w:val="single" w:sz="12" w:space="0" w:color="auto"/>
            </w:tcBorders>
            <w:vAlign w:val="center"/>
          </w:tcPr>
          <w:p w14:paraId="59B9B1AD" w14:textId="77777777" w:rsidR="00805864" w:rsidRPr="00DF107D" w:rsidRDefault="00000000" w:rsidP="00DF107D">
            <w:pPr>
              <w:spacing w:before="0" w:after="0" w:line="276" w:lineRule="auto"/>
              <w:jc w:val="center"/>
              <w:rPr>
                <w:sz w:val="18"/>
                <w:szCs w:val="18"/>
              </w:rPr>
            </w:pPr>
            <w:r w:rsidRPr="00DF107D">
              <w:rPr>
                <w:sz w:val="18"/>
                <w:szCs w:val="18"/>
              </w:rPr>
              <w:t>36 (55%)</w:t>
            </w:r>
          </w:p>
        </w:tc>
        <w:tc>
          <w:tcPr>
            <w:tcW w:w="0" w:type="auto"/>
            <w:tcBorders>
              <w:bottom w:val="single" w:sz="12" w:space="0" w:color="auto"/>
            </w:tcBorders>
            <w:vAlign w:val="center"/>
          </w:tcPr>
          <w:p w14:paraId="43E21629" w14:textId="77777777" w:rsidR="00805864" w:rsidRPr="00DF107D" w:rsidRDefault="00000000" w:rsidP="00DF107D">
            <w:pPr>
              <w:spacing w:before="0" w:after="0" w:line="276" w:lineRule="auto"/>
              <w:jc w:val="center"/>
              <w:rPr>
                <w:sz w:val="18"/>
                <w:szCs w:val="18"/>
              </w:rPr>
            </w:pPr>
            <w:r w:rsidRPr="00DF107D">
              <w:rPr>
                <w:sz w:val="18"/>
                <w:szCs w:val="18"/>
              </w:rPr>
              <w:t>0 (0%)</w:t>
            </w:r>
          </w:p>
        </w:tc>
        <w:tc>
          <w:tcPr>
            <w:tcW w:w="0" w:type="auto"/>
            <w:tcBorders>
              <w:bottom w:val="single" w:sz="12" w:space="0" w:color="auto"/>
            </w:tcBorders>
            <w:vAlign w:val="center"/>
          </w:tcPr>
          <w:p w14:paraId="5378F457" w14:textId="77777777" w:rsidR="00805864" w:rsidRPr="00DF107D" w:rsidRDefault="00000000" w:rsidP="00DF107D">
            <w:pPr>
              <w:spacing w:before="0" w:after="0" w:line="276" w:lineRule="auto"/>
              <w:jc w:val="center"/>
              <w:rPr>
                <w:sz w:val="18"/>
                <w:szCs w:val="18"/>
              </w:rPr>
            </w:pPr>
            <w:r w:rsidRPr="00DF107D">
              <w:rPr>
                <w:sz w:val="18"/>
                <w:szCs w:val="18"/>
              </w:rPr>
              <w:t>1 (2%)</w:t>
            </w:r>
          </w:p>
        </w:tc>
        <w:tc>
          <w:tcPr>
            <w:tcW w:w="0" w:type="auto"/>
            <w:tcBorders>
              <w:bottom w:val="single" w:sz="12" w:space="0" w:color="auto"/>
            </w:tcBorders>
            <w:vAlign w:val="center"/>
          </w:tcPr>
          <w:p w14:paraId="62429874" w14:textId="77777777" w:rsidR="00805864" w:rsidRPr="00DF107D" w:rsidRDefault="00000000" w:rsidP="00DF107D">
            <w:pPr>
              <w:spacing w:before="0" w:after="0" w:line="276" w:lineRule="auto"/>
              <w:jc w:val="center"/>
              <w:rPr>
                <w:sz w:val="18"/>
                <w:szCs w:val="18"/>
              </w:rPr>
            </w:pPr>
            <w:r w:rsidRPr="00DF107D">
              <w:rPr>
                <w:sz w:val="18"/>
                <w:szCs w:val="18"/>
              </w:rPr>
              <w:t>28 (43%)</w:t>
            </w:r>
          </w:p>
        </w:tc>
        <w:tc>
          <w:tcPr>
            <w:tcW w:w="0" w:type="auto"/>
            <w:tcBorders>
              <w:bottom w:val="single" w:sz="12" w:space="0" w:color="auto"/>
            </w:tcBorders>
            <w:vAlign w:val="center"/>
          </w:tcPr>
          <w:p w14:paraId="2FDF74BB" w14:textId="77777777" w:rsidR="00805864" w:rsidRPr="00DF107D" w:rsidRDefault="00000000" w:rsidP="00DF107D">
            <w:pPr>
              <w:spacing w:before="0" w:after="0" w:line="276" w:lineRule="auto"/>
              <w:jc w:val="center"/>
              <w:rPr>
                <w:sz w:val="18"/>
                <w:szCs w:val="18"/>
              </w:rPr>
            </w:pPr>
            <w:r w:rsidRPr="00DF107D">
              <w:rPr>
                <w:sz w:val="18"/>
                <w:szCs w:val="18"/>
              </w:rPr>
              <w:t>26 (40%)</w:t>
            </w:r>
          </w:p>
        </w:tc>
        <w:tc>
          <w:tcPr>
            <w:tcW w:w="0" w:type="auto"/>
            <w:tcBorders>
              <w:bottom w:val="single" w:sz="12" w:space="0" w:color="auto"/>
            </w:tcBorders>
            <w:vAlign w:val="center"/>
          </w:tcPr>
          <w:p w14:paraId="2A8DF490" w14:textId="77777777" w:rsidR="00805864" w:rsidRPr="00DF107D" w:rsidRDefault="00000000" w:rsidP="00DF107D">
            <w:pPr>
              <w:spacing w:before="0" w:after="0" w:line="276" w:lineRule="auto"/>
              <w:jc w:val="center"/>
              <w:rPr>
                <w:sz w:val="18"/>
                <w:szCs w:val="18"/>
              </w:rPr>
            </w:pPr>
            <w:r w:rsidRPr="00DF107D">
              <w:rPr>
                <w:sz w:val="18"/>
                <w:szCs w:val="18"/>
              </w:rPr>
              <w:t>29 (45%)</w:t>
            </w:r>
          </w:p>
        </w:tc>
      </w:tr>
      <w:bookmarkEnd w:id="56"/>
      <w:bookmarkEnd w:id="60"/>
    </w:tbl>
    <w:p w14:paraId="670311D4" w14:textId="32CD36F6" w:rsidR="00AF5D73" w:rsidRDefault="00AF5D73" w:rsidP="007D1AB6">
      <w:pPr>
        <w:pStyle w:val="Heading3"/>
        <w:spacing w:line="480" w:lineRule="auto"/>
      </w:pPr>
      <w:r>
        <w:br w:type="page"/>
      </w:r>
    </w:p>
    <w:p w14:paraId="2212396D" w14:textId="77777777" w:rsidR="00191A09" w:rsidRDefault="00191A09" w:rsidP="00AF5D73">
      <w:pPr>
        <w:pStyle w:val="Heading3"/>
        <w:spacing w:line="480" w:lineRule="auto"/>
        <w:sectPr w:rsidR="00191A09" w:rsidSect="007D1AB6">
          <w:footnotePr>
            <w:numRestart w:val="eachSect"/>
          </w:footnotePr>
          <w:type w:val="continuous"/>
          <w:pgSz w:w="12240" w:h="15840"/>
          <w:pgMar w:top="1440" w:right="1440" w:bottom="1440" w:left="1440" w:header="720" w:footer="720" w:gutter="0"/>
          <w:cols w:space="720"/>
        </w:sectPr>
      </w:pPr>
    </w:p>
    <w:p w14:paraId="1F110935" w14:textId="19510D7B" w:rsidR="00AF5D73" w:rsidRPr="00AF5D73" w:rsidRDefault="00AF5D73" w:rsidP="00AF5D73">
      <w:pPr>
        <w:pStyle w:val="Heading3"/>
        <w:spacing w:line="480" w:lineRule="auto"/>
        <w:rPr>
          <w:b w:val="0"/>
          <w:bCs w:val="0"/>
        </w:rPr>
      </w:pPr>
      <w:r>
        <w:lastRenderedPageBreak/>
        <w:t xml:space="preserve">Supplemental Table 2. </w:t>
      </w:r>
      <w:r w:rsidR="00191A09">
        <w:t>Rationale for Exclusion of External Bugs from Framework Comparison</w:t>
      </w:r>
    </w:p>
    <w:p w14:paraId="033563F6" w14:textId="2C09CC7A" w:rsidR="00191A09" w:rsidRDefault="00191A09" w:rsidP="00AF5D73">
      <w:pPr>
        <w:pStyle w:val="Heading3"/>
        <w:spacing w:line="480" w:lineRule="auto"/>
        <w:rPr>
          <w:b w:val="0"/>
          <w:bCs w:val="0"/>
        </w:rPr>
      </w:pPr>
      <w:r>
        <w:rPr>
          <w:b w:val="0"/>
          <w:bCs w:val="0"/>
        </w:rPr>
        <w:t>The table below captures the reasoning for excluding bugs from the external collection when evaluating Tidy-TS, Python (</w:t>
      </w:r>
      <w:r w:rsidRPr="00191A09">
        <w:rPr>
          <w:b w:val="0"/>
          <w:bCs w:val="0"/>
          <w:i/>
          <w:iCs/>
        </w:rPr>
        <w:t>pandas</w:t>
      </w:r>
      <w:r>
        <w:rPr>
          <w:b w:val="0"/>
          <w:bCs w:val="0"/>
        </w:rPr>
        <w:t>), and R (</w:t>
      </w:r>
      <w:r w:rsidRPr="00191A09">
        <w:rPr>
          <w:b w:val="0"/>
          <w:bCs w:val="0"/>
          <w:i/>
          <w:iCs/>
        </w:rPr>
        <w:t>tidyverse</w:t>
      </w:r>
      <w:r>
        <w:rPr>
          <w:b w:val="0"/>
          <w:bCs w:val="0"/>
        </w:rPr>
        <w:t xml:space="preserve">). </w:t>
      </w:r>
    </w:p>
    <w:p w14:paraId="2325DFEE" w14:textId="160DA5FD" w:rsidR="00191A09" w:rsidRDefault="00BE30BA" w:rsidP="00AF5D73">
      <w:pPr>
        <w:pStyle w:val="Heading3"/>
        <w:spacing w:line="480" w:lineRule="auto"/>
        <w:rPr>
          <w:b w:val="0"/>
          <w:bCs w:val="0"/>
        </w:rPr>
      </w:pPr>
      <w:r w:rsidRPr="00BE30BA">
        <w:rPr>
          <w:b w:val="0"/>
          <w:bCs w:val="0"/>
          <w:noProof/>
        </w:rPr>
        <w:drawing>
          <wp:inline distT="0" distB="0" distL="0" distR="0" wp14:anchorId="24A58A7E" wp14:editId="2432A816">
            <wp:extent cx="8229600" cy="2063115"/>
            <wp:effectExtent l="0" t="0" r="0" b="0"/>
            <wp:docPr id="2005927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27450" name="Picture 1" descr="A screenshot of a computer&#10;&#10;AI-generated content may be incorrect."/>
                    <pic:cNvPicPr/>
                  </pic:nvPicPr>
                  <pic:blipFill>
                    <a:blip r:embed="rId17"/>
                    <a:stretch>
                      <a:fillRect/>
                    </a:stretch>
                  </pic:blipFill>
                  <pic:spPr>
                    <a:xfrm>
                      <a:off x="0" y="0"/>
                      <a:ext cx="8229600" cy="2063115"/>
                    </a:xfrm>
                    <a:prstGeom prst="rect">
                      <a:avLst/>
                    </a:prstGeom>
                  </pic:spPr>
                </pic:pic>
              </a:graphicData>
            </a:graphic>
          </wp:inline>
        </w:drawing>
      </w:r>
    </w:p>
    <w:p w14:paraId="1C2B839E" w14:textId="77777777" w:rsidR="00191A09" w:rsidRDefault="00191A09" w:rsidP="00AF5D73">
      <w:pPr>
        <w:pStyle w:val="Heading3"/>
        <w:spacing w:line="480" w:lineRule="auto"/>
        <w:rPr>
          <w:b w:val="0"/>
          <w:bCs w:val="0"/>
        </w:rPr>
      </w:pPr>
    </w:p>
    <w:p w14:paraId="33D08089" w14:textId="77777777" w:rsidR="00191A09" w:rsidRDefault="00191A09" w:rsidP="00AF5D73">
      <w:pPr>
        <w:pStyle w:val="Heading3"/>
        <w:spacing w:line="480" w:lineRule="auto"/>
        <w:rPr>
          <w:b w:val="0"/>
          <w:bCs w:val="0"/>
        </w:rPr>
      </w:pPr>
    </w:p>
    <w:p w14:paraId="08FE626A" w14:textId="77777777" w:rsidR="00191A09" w:rsidRDefault="00191A09" w:rsidP="00AF5D73">
      <w:pPr>
        <w:pStyle w:val="Heading3"/>
        <w:spacing w:line="480" w:lineRule="auto"/>
        <w:rPr>
          <w:b w:val="0"/>
          <w:bCs w:val="0"/>
        </w:rPr>
      </w:pPr>
    </w:p>
    <w:p w14:paraId="5B5EBC0C" w14:textId="77777777" w:rsidR="00AF5D73" w:rsidRDefault="00AF5D73" w:rsidP="00AF5D73">
      <w:pPr>
        <w:pStyle w:val="Heading3"/>
        <w:spacing w:line="480" w:lineRule="auto"/>
        <w:rPr>
          <w:b w:val="0"/>
          <w:bCs w:val="0"/>
        </w:rPr>
      </w:pPr>
    </w:p>
    <w:p w14:paraId="118E30CC" w14:textId="77777777" w:rsidR="00AF5D73" w:rsidRPr="00AF5D73" w:rsidRDefault="00AF5D73" w:rsidP="00AF5D73">
      <w:pPr>
        <w:pStyle w:val="Heading3"/>
        <w:spacing w:line="480" w:lineRule="auto"/>
        <w:rPr>
          <w:b w:val="0"/>
          <w:bCs w:val="0"/>
        </w:rPr>
      </w:pPr>
    </w:p>
    <w:sectPr w:rsidR="00AF5D73" w:rsidRPr="00AF5D73" w:rsidSect="00191A09">
      <w:footnotePr>
        <w:numRestart w:val="eachSect"/>
      </w:footnotePr>
      <w:pgSz w:w="15840" w:h="12240" w:orient="landscape"/>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n Kawamoto" w:date="2026-05-29T07:38:00Z" w:initials="KK">
    <w:p w14:paraId="65DD8933" w14:textId="77777777" w:rsidR="00490537" w:rsidRDefault="00490537" w:rsidP="00490537">
      <w:pPr>
        <w:pStyle w:val="CommentText"/>
      </w:pPr>
      <w:r>
        <w:rPr>
          <w:rStyle w:val="CommentReference"/>
        </w:rPr>
        <w:annotationRef/>
      </w:r>
      <w:r>
        <w:t>Remove from title, if scope is beyond this?</w:t>
      </w:r>
    </w:p>
  </w:comment>
  <w:comment w:id="5" w:author="Ken Kawamoto" w:date="2026-05-29T07:39:00Z" w:initials="KK">
    <w:p w14:paraId="377CEA80" w14:textId="77777777" w:rsidR="00490537" w:rsidRDefault="00490537" w:rsidP="00490537">
      <w:pPr>
        <w:pStyle w:val="CommentText"/>
      </w:pPr>
      <w:r>
        <w:rPr>
          <w:rStyle w:val="CommentReference"/>
        </w:rPr>
        <w:annotationRef/>
      </w:r>
      <w:r>
        <w:t>Different adjective? Analysis? Error types?</w:t>
      </w:r>
    </w:p>
  </w:comment>
  <w:comment w:id="10" w:author="Ken Kawamoto" w:date="2026-05-29T07:41:00Z" w:initials="KK">
    <w:p w14:paraId="7F5F6C6C" w14:textId="77777777" w:rsidR="00490537" w:rsidRDefault="00490537" w:rsidP="00490537">
      <w:pPr>
        <w:pStyle w:val="CommentText"/>
      </w:pPr>
      <w:r>
        <w:rPr>
          <w:rStyle w:val="CommentReference"/>
        </w:rPr>
        <w:annotationRef/>
      </w:r>
      <w:r>
        <w:t>A bit confusing the relationship between the 65 and 78, and why the 78 is only on Tidy-TS</w:t>
      </w:r>
    </w:p>
  </w:comment>
  <w:comment w:id="12" w:author="Ken Kawamoto" w:date="2026-05-29T07:42:00Z" w:initials="KK">
    <w:p w14:paraId="5CD7B658" w14:textId="77777777" w:rsidR="00490537" w:rsidRDefault="00490537" w:rsidP="00490537">
      <w:pPr>
        <w:pStyle w:val="CommentText"/>
      </w:pPr>
      <w:r>
        <w:rPr>
          <w:rStyle w:val="CommentReference"/>
        </w:rPr>
        <w:annotationRef/>
      </w:r>
      <w:r>
        <w:t>If space allows, would be good to describe how these error types were determined in abstract</w:t>
      </w:r>
    </w:p>
  </w:comment>
  <w:comment w:id="15" w:author="Ken Kawamoto" w:date="2026-05-29T07:43:00Z" w:initials="KK">
    <w:p w14:paraId="4602D903" w14:textId="77777777" w:rsidR="00490537" w:rsidRDefault="00490537" w:rsidP="00490537">
      <w:pPr>
        <w:pStyle w:val="CommentText"/>
      </w:pPr>
      <w:r>
        <w:rPr>
          <w:rStyle w:val="CommentReference"/>
        </w:rPr>
        <w:annotationRef/>
      </w:r>
      <w:r>
        <w:t>If emphasizing this, should make explicit why you want design-time error catching</w:t>
      </w:r>
    </w:p>
  </w:comment>
  <w:comment w:id="18" w:author="Ken Kawamoto" w:date="2026-05-29T07:44:00Z" w:initials="KK">
    <w:p w14:paraId="3E69CF20" w14:textId="77777777" w:rsidR="00490537" w:rsidRDefault="00490537" w:rsidP="00490537">
      <w:pPr>
        <w:pStyle w:val="CommentText"/>
      </w:pPr>
      <w:r>
        <w:rPr>
          <w:rStyle w:val="CommentReference"/>
        </w:rPr>
        <w:annotationRef/>
      </w:r>
      <w:r>
        <w:t>Would add a citation for this. Maybe the [1]</w:t>
      </w:r>
    </w:p>
  </w:comment>
  <w:comment w:id="19" w:author="Ken Kawamoto" w:date="2026-05-29T07:45:00Z" w:initials="KK">
    <w:p w14:paraId="7EB5C007" w14:textId="77777777" w:rsidR="00490537" w:rsidRDefault="00490537" w:rsidP="00490537">
      <w:pPr>
        <w:pStyle w:val="CommentText"/>
      </w:pPr>
      <w:r>
        <w:rPr>
          <w:rStyle w:val="CommentReference"/>
        </w:rPr>
        <w:annotationRef/>
      </w:r>
      <w:r>
        <w:t>May state this differently. The latter can happen even if technical.</w:t>
      </w:r>
    </w:p>
  </w:comment>
  <w:comment w:id="20" w:author="Ken Kawamoto" w:date="2026-05-29T07:45:00Z" w:initials="KK">
    <w:p w14:paraId="43658885" w14:textId="77777777" w:rsidR="00490537" w:rsidRDefault="00490537" w:rsidP="00490537">
      <w:pPr>
        <w:pStyle w:val="CommentText"/>
      </w:pPr>
      <w:r>
        <w:rPr>
          <w:rStyle w:val="CommentReference"/>
        </w:rPr>
        <w:annotationRef/>
      </w:r>
      <w:r>
        <w:t>Spell out acronyms on first use</w:t>
      </w:r>
    </w:p>
  </w:comment>
  <w:comment w:id="21" w:author="Ken Kawamoto" w:date="2026-05-29T07:46:00Z" w:initials="KK">
    <w:p w14:paraId="55ADD022" w14:textId="77777777" w:rsidR="00490537" w:rsidRDefault="00490537" w:rsidP="00490537">
      <w:pPr>
        <w:pStyle w:val="CommentText"/>
      </w:pPr>
      <w:r>
        <w:rPr>
          <w:rStyle w:val="CommentReference"/>
        </w:rPr>
        <w:annotationRef/>
      </w:r>
      <w:r>
        <w:t>I wouldn’t make statements like this without citation of a reference. Otherwise, would soften language/hedge so there is no question it is correct.</w:t>
      </w:r>
    </w:p>
  </w:comment>
  <w:comment w:id="22" w:author="Ken Kawamoto" w:date="2026-05-29T07:46:00Z" w:initials="KK">
    <w:p w14:paraId="3758E3E7" w14:textId="77777777" w:rsidR="00490537" w:rsidRDefault="00490537" w:rsidP="00490537">
      <w:pPr>
        <w:pStyle w:val="CommentText"/>
      </w:pPr>
      <w:r>
        <w:rPr>
          <w:rStyle w:val="CommentReference"/>
        </w:rPr>
        <w:annotationRef/>
      </w:r>
      <w:r>
        <w:t>Here and elsewhere: would add citations more liberally to justify claims.</w:t>
      </w:r>
    </w:p>
  </w:comment>
  <w:comment w:id="23" w:author="Ken Kawamoto" w:date="2026-05-29T07:47:00Z" w:initials="KK">
    <w:p w14:paraId="188A94B0" w14:textId="77777777" w:rsidR="00490537" w:rsidRDefault="00490537" w:rsidP="00490537">
      <w:pPr>
        <w:pStyle w:val="CommentText"/>
      </w:pPr>
      <w:r>
        <w:rPr>
          <w:rStyle w:val="CommentReference"/>
        </w:rPr>
        <w:annotationRef/>
      </w:r>
      <w:r>
        <w:t>Again, won’t comment further, but statements like this need citations.</w:t>
      </w:r>
    </w:p>
  </w:comment>
  <w:comment w:id="24" w:author="Ken Kawamoto" w:date="2026-05-29T07:49:00Z" w:initials="KK">
    <w:p w14:paraId="6A9D5451" w14:textId="77777777" w:rsidR="00650F0F" w:rsidRDefault="00650F0F" w:rsidP="00650F0F">
      <w:pPr>
        <w:pStyle w:val="CommentText"/>
      </w:pPr>
      <w:r>
        <w:rPr>
          <w:rStyle w:val="CommentReference"/>
        </w:rPr>
        <w:annotationRef/>
      </w:r>
      <w:r>
        <w:t>Is it necessarily subtle?</w:t>
      </w:r>
    </w:p>
  </w:comment>
  <w:comment w:id="26" w:author="Ken Kawamoto" w:date="2026-05-29T07:51:00Z" w:initials="KK">
    <w:p w14:paraId="193835A2" w14:textId="77777777" w:rsidR="00650F0F" w:rsidRDefault="00650F0F" w:rsidP="00650F0F">
      <w:pPr>
        <w:pStyle w:val="CommentText"/>
      </w:pPr>
      <w:r>
        <w:rPr>
          <w:rStyle w:val="CommentReference"/>
        </w:rPr>
        <w:annotationRef/>
      </w:r>
      <w:r>
        <w:t>Can you characterize this more upfront? E.g., a TypeScript-based approach that includes support for common analytical workflows?</w:t>
      </w:r>
    </w:p>
  </w:comment>
  <w:comment w:id="27" w:author="Ken Kawamoto" w:date="2026-05-29T07:50:00Z" w:initials="KK">
    <w:p w14:paraId="74356DD4" w14:textId="77777777" w:rsidR="00650F0F" w:rsidRDefault="00650F0F" w:rsidP="00650F0F">
      <w:pPr>
        <w:pStyle w:val="CommentText"/>
      </w:pPr>
      <w:r>
        <w:rPr>
          <w:rStyle w:val="CommentReference"/>
        </w:rPr>
        <w:annotationRef/>
      </w:r>
      <w:r>
        <w:t>Would try to add up top stats on these being the predominant approaches</w:t>
      </w:r>
    </w:p>
  </w:comment>
  <w:comment w:id="29" w:author="Ken Kawamoto" w:date="2026-05-29T07:52:00Z" w:initials="KK">
    <w:p w14:paraId="5864D5A9" w14:textId="77777777" w:rsidR="00650F0F" w:rsidRDefault="00650F0F" w:rsidP="00650F0F">
      <w:pPr>
        <w:pStyle w:val="CommentText"/>
      </w:pPr>
      <w:r>
        <w:rPr>
          <w:rStyle w:val="CommentReference"/>
        </w:rPr>
        <w:annotationRef/>
      </w:r>
      <w:r>
        <w:t>Add citations</w:t>
      </w:r>
    </w:p>
  </w:comment>
  <w:comment w:id="32" w:author="Ken Kawamoto" w:date="2026-05-29T07:53:00Z" w:initials="KK">
    <w:p w14:paraId="2D411CEF" w14:textId="77777777" w:rsidR="00650F0F" w:rsidRDefault="00650F0F" w:rsidP="00650F0F">
      <w:pPr>
        <w:pStyle w:val="CommentText"/>
      </w:pPr>
      <w:r>
        <w:rPr>
          <w:rStyle w:val="CommentReference"/>
        </w:rPr>
        <w:annotationRef/>
      </w:r>
      <w:r>
        <w:t>I would make sure patients are examples, not the only things that can be in datasets</w:t>
      </w:r>
    </w:p>
  </w:comment>
  <w:comment w:id="33" w:author="Ken Kawamoto" w:date="2026-05-29T07:53:00Z" w:initials="KK">
    <w:p w14:paraId="549E7F3E" w14:textId="77777777" w:rsidR="00650F0F" w:rsidRDefault="00650F0F" w:rsidP="00650F0F">
      <w:pPr>
        <w:pStyle w:val="CommentText"/>
      </w:pPr>
      <w:r>
        <w:rPr>
          <w:rStyle w:val="CommentReference"/>
        </w:rPr>
        <w:annotationRef/>
      </w:r>
      <w:r>
        <w:t>Singular/plural seems potentially off here</w:t>
      </w:r>
    </w:p>
  </w:comment>
  <w:comment w:id="34" w:author="Ken Kawamoto" w:date="2026-05-29T07:55:00Z" w:initials="KK">
    <w:p w14:paraId="657FEE13" w14:textId="77777777" w:rsidR="00650F0F" w:rsidRDefault="00650F0F" w:rsidP="00650F0F">
      <w:pPr>
        <w:pStyle w:val="CommentText"/>
      </w:pPr>
      <w:r>
        <w:rPr>
          <w:rStyle w:val="CommentReference"/>
        </w:rPr>
        <w:annotationRef/>
      </w:r>
      <w:r>
        <w:t>All these statements need citations</w:t>
      </w:r>
    </w:p>
  </w:comment>
  <w:comment w:id="38" w:author="Ken Kawamoto" w:date="2026-05-29T07:56:00Z" w:initials="KK">
    <w:p w14:paraId="60695E42" w14:textId="77777777" w:rsidR="00650F0F" w:rsidRDefault="00650F0F" w:rsidP="00650F0F">
      <w:pPr>
        <w:pStyle w:val="CommentText"/>
      </w:pPr>
      <w:r>
        <w:rPr>
          <w:rStyle w:val="CommentReference"/>
        </w:rPr>
        <w:annotationRef/>
      </w:r>
      <w:r>
        <w:t>Why not also test these with Python and R?</w:t>
      </w:r>
    </w:p>
  </w:comment>
  <w:comment w:id="40" w:author="Ken Kawamoto" w:date="2026-05-29T08:02:00Z" w:initials="KK">
    <w:p w14:paraId="2BAD9E82" w14:textId="77777777" w:rsidR="003611D7" w:rsidRDefault="003611D7" w:rsidP="003611D7">
      <w:pPr>
        <w:pStyle w:val="CommentText"/>
      </w:pPr>
      <w:r>
        <w:rPr>
          <w:rStyle w:val="CommentReference"/>
        </w:rPr>
        <w:annotationRef/>
      </w:r>
      <w:r>
        <w:t>I’d probably put in here that the tool is available open-source and link to it. I would also characterize the tool more – it’s still unclear what it exactly is, and how people are supposed to practically use it, on first glance.</w:t>
      </w:r>
    </w:p>
  </w:comment>
  <w:comment w:id="42" w:author="Ken Kawamoto" w:date="2026-05-29T07:58:00Z" w:initials="KK">
    <w:p w14:paraId="09112D0F" w14:textId="77777777" w:rsidR="003611D7" w:rsidRDefault="003611D7" w:rsidP="003611D7">
      <w:pPr>
        <w:pStyle w:val="CommentText"/>
      </w:pPr>
      <w:r>
        <w:rPr>
          <w:rStyle w:val="CommentReference"/>
        </w:rPr>
        <w:annotationRef/>
      </w:r>
      <w:r>
        <w:t>May want to add a table or figure of exemplar errors to illustrate viscerally the uncaught errors.</w:t>
      </w:r>
    </w:p>
  </w:comment>
  <w:comment w:id="44" w:author="Ken Kawamoto" w:date="2026-05-29T08:01:00Z" w:initials="KK">
    <w:p w14:paraId="6D0835D7" w14:textId="77777777" w:rsidR="003611D7" w:rsidRDefault="003611D7" w:rsidP="003611D7">
      <w:pPr>
        <w:pStyle w:val="CommentText"/>
      </w:pPr>
      <w:r>
        <w:rPr>
          <w:rStyle w:val="CommentReference"/>
        </w:rPr>
        <w:annotationRef/>
      </w:r>
      <w:r>
        <w:t>Since you did the analysis for these, I would say you did analysis across all 3, with the caveat that they were known bugs so obviously had opportunities for selective fixing.</w:t>
      </w:r>
    </w:p>
  </w:comment>
  <w:comment w:id="46" w:author="Ken Kawamoto" w:date="2026-05-29T08:02:00Z" w:initials="KK">
    <w:p w14:paraId="3891FBDF" w14:textId="77777777" w:rsidR="003611D7" w:rsidRDefault="003611D7" w:rsidP="003611D7">
      <w:pPr>
        <w:pStyle w:val="CommentText"/>
      </w:pPr>
      <w:r>
        <w:rPr>
          <w:rStyle w:val="CommentReference"/>
        </w:rPr>
        <w:annotationRef/>
      </w:r>
      <w:r>
        <w:t>I would be cautious about adding new data in Discussion, vs. Results</w:t>
      </w:r>
    </w:p>
  </w:comment>
  <w:comment w:id="47" w:author="Ken Kawamoto" w:date="2026-05-29T08:04:00Z" w:initials="KK">
    <w:p w14:paraId="27B73F0C" w14:textId="77777777" w:rsidR="003611D7" w:rsidRDefault="003611D7" w:rsidP="003611D7">
      <w:pPr>
        <w:pStyle w:val="CommentText"/>
      </w:pPr>
      <w:r>
        <w:rPr>
          <w:rStyle w:val="CommentReference"/>
        </w:rPr>
        <w:annotationRef/>
      </w:r>
      <w:r>
        <w:t>Again, need citation or weaken. Also possible that AI could do a better job than a junior analyst. There was I think a case where a med student had to retract a ton of papers recently because they had used AI and it was wrong – would see if you can add and cite this.</w:t>
      </w:r>
    </w:p>
  </w:comment>
  <w:comment w:id="48" w:author="Ken Kawamoto" w:date="2026-05-29T08:05:00Z" w:initials="KK">
    <w:p w14:paraId="4CE1F6CF" w14:textId="77777777" w:rsidR="003611D7" w:rsidRDefault="003611D7" w:rsidP="003611D7">
      <w:pPr>
        <w:pStyle w:val="CommentText"/>
      </w:pPr>
      <w:r>
        <w:rPr>
          <w:rStyle w:val="CommentReference"/>
        </w:rPr>
        <w:annotationRef/>
      </w:r>
      <w:r>
        <w:t xml:space="preserve">As above, I would make clear what Tidy-TS is and how it could/should be used. E.g., are you saying that Tidy-TS should be used </w:t>
      </w:r>
      <w:r>
        <w:rPr>
          <w:i/>
          <w:iCs/>
        </w:rPr>
        <w:t xml:space="preserve">instead of </w:t>
      </w:r>
      <w:r>
        <w:t>popular R and Python approaches?</w:t>
      </w:r>
    </w:p>
  </w:comment>
  <w:comment w:id="49" w:author="Ken Kawamoto" w:date="2026-05-29T08:04:00Z" w:initials="KK">
    <w:p w14:paraId="1F683EEC" w14:textId="77777777" w:rsidR="003611D7" w:rsidRDefault="003611D7" w:rsidP="003611D7">
      <w:pPr>
        <w:pStyle w:val="CommentText"/>
      </w:pPr>
      <w:r>
        <w:rPr>
          <w:rStyle w:val="CommentReference"/>
        </w:rPr>
        <w:annotationRef/>
      </w:r>
      <w:r>
        <w:t>I’d suggest incorporating the AI angle more into the title and abstract. Would make it more attractive.</w:t>
      </w:r>
    </w:p>
  </w:comment>
  <w:comment w:id="51" w:author="Ken Kawamoto" w:date="2026-05-29T08:06:00Z" w:initials="KK">
    <w:p w14:paraId="02C75FFB" w14:textId="77777777" w:rsidR="003611D7" w:rsidRDefault="003611D7" w:rsidP="003611D7">
      <w:pPr>
        <w:pStyle w:val="CommentText"/>
      </w:pPr>
      <w:r>
        <w:rPr>
          <w:rStyle w:val="CommentReference"/>
        </w:rPr>
        <w:annotationRef/>
      </w:r>
      <w:r>
        <w:t>Could you suggest an approach like – develop in R/Python, then convert (AI-based or otherwise) to TidyTS to run/re-run/validate, or check for design-time errors?</w:t>
      </w:r>
    </w:p>
  </w:comment>
  <w:comment w:id="54" w:author="Ken Kawamoto" w:date="2026-05-29T08:08:00Z" w:initials="KK">
    <w:p w14:paraId="725F9747" w14:textId="77777777" w:rsidR="00A70E12" w:rsidRDefault="00A70E12" w:rsidP="00A70E12">
      <w:pPr>
        <w:pStyle w:val="CommentText"/>
      </w:pPr>
      <w:r>
        <w:rPr>
          <w:rStyle w:val="CommentReference"/>
        </w:rPr>
        <w:annotationRef/>
      </w:r>
      <w:r>
        <w:t>I’d make this “can be”</w:t>
      </w:r>
    </w:p>
  </w:comment>
  <w:comment w:id="55" w:author="Ken Kawamoto" w:date="2026-05-29T08:09:00Z" w:initials="KK">
    <w:p w14:paraId="4728120B" w14:textId="77777777" w:rsidR="00A70E12" w:rsidRDefault="00A70E12" w:rsidP="00A70E12">
      <w:pPr>
        <w:pStyle w:val="CommentText"/>
      </w:pPr>
      <w:r>
        <w:rPr>
          <w:rStyle w:val="CommentReference"/>
        </w:rPr>
        <w:annotationRef/>
      </w:r>
      <w:r>
        <w:t>I’d discuss more on limitations for practical use – how would people used to using R/python benefit from this? Could also frame as future directions.</w:t>
      </w:r>
    </w:p>
  </w:comment>
  <w:comment w:id="57" w:author="Ken Kawamoto" w:date="2026-05-29T08:10:00Z" w:initials="KK">
    <w:p w14:paraId="27267943" w14:textId="77777777" w:rsidR="00A70E12" w:rsidRDefault="00A70E12" w:rsidP="00A70E12">
      <w:pPr>
        <w:pStyle w:val="CommentText"/>
      </w:pPr>
      <w:r>
        <w:rPr>
          <w:rStyle w:val="CommentReference"/>
        </w:rPr>
        <w:annotationRef/>
      </w:r>
      <w:r>
        <w:t>Add footnote for acronyms</w:t>
      </w:r>
    </w:p>
  </w:comment>
  <w:comment w:id="59" w:author="Ken Kawamoto" w:date="2026-05-29T08:11:00Z" w:initials="KK">
    <w:p w14:paraId="1B3413C7" w14:textId="77777777" w:rsidR="00A70E12" w:rsidRDefault="00A70E12" w:rsidP="00A70E12">
      <w:pPr>
        <w:pStyle w:val="CommentText"/>
      </w:pPr>
      <w:r>
        <w:rPr>
          <w:rStyle w:val="CommentReference"/>
        </w:rPr>
        <w:annotationRef/>
      </w:r>
      <w:r>
        <w:t>This is good – helpful to add some more examples?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DD8933" w15:done="0"/>
  <w15:commentEx w15:paraId="377CEA80" w15:done="0"/>
  <w15:commentEx w15:paraId="7F5F6C6C" w15:done="0"/>
  <w15:commentEx w15:paraId="5CD7B658" w15:done="0"/>
  <w15:commentEx w15:paraId="4602D903" w15:done="0"/>
  <w15:commentEx w15:paraId="3E69CF20" w15:done="0"/>
  <w15:commentEx w15:paraId="7EB5C007" w15:done="0"/>
  <w15:commentEx w15:paraId="43658885" w15:done="0"/>
  <w15:commentEx w15:paraId="55ADD022" w15:done="0"/>
  <w15:commentEx w15:paraId="3758E3E7" w15:done="0"/>
  <w15:commentEx w15:paraId="188A94B0" w15:done="0"/>
  <w15:commentEx w15:paraId="6A9D5451" w15:done="0"/>
  <w15:commentEx w15:paraId="193835A2" w15:done="0"/>
  <w15:commentEx w15:paraId="74356DD4" w15:done="0"/>
  <w15:commentEx w15:paraId="5864D5A9" w15:done="0"/>
  <w15:commentEx w15:paraId="2D411CEF" w15:done="0"/>
  <w15:commentEx w15:paraId="549E7F3E" w15:done="0"/>
  <w15:commentEx w15:paraId="657FEE13" w15:done="0"/>
  <w15:commentEx w15:paraId="60695E42" w15:done="0"/>
  <w15:commentEx w15:paraId="2BAD9E82" w15:done="0"/>
  <w15:commentEx w15:paraId="09112D0F" w15:done="0"/>
  <w15:commentEx w15:paraId="6D0835D7" w15:done="0"/>
  <w15:commentEx w15:paraId="3891FBDF" w15:done="0"/>
  <w15:commentEx w15:paraId="27B73F0C" w15:done="0"/>
  <w15:commentEx w15:paraId="4CE1F6CF" w15:done="0"/>
  <w15:commentEx w15:paraId="1F683EEC" w15:done="0"/>
  <w15:commentEx w15:paraId="02C75FFB" w15:done="0"/>
  <w15:commentEx w15:paraId="725F9747" w15:done="0"/>
  <w15:commentEx w15:paraId="4728120B" w15:done="0"/>
  <w15:commentEx w15:paraId="27267943" w15:done="0"/>
  <w15:commentEx w15:paraId="1B3413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580B83" w16cex:dateUtc="2026-05-29T13:38:00Z"/>
  <w16cex:commentExtensible w16cex:durableId="0ECD9A47" w16cex:dateUtc="2026-05-29T13:39:00Z"/>
  <w16cex:commentExtensible w16cex:durableId="2218469A" w16cex:dateUtc="2026-05-29T13:41:00Z"/>
  <w16cex:commentExtensible w16cex:durableId="1A90E2B9" w16cex:dateUtc="2026-05-29T13:42:00Z"/>
  <w16cex:commentExtensible w16cex:durableId="4942B9F9" w16cex:dateUtc="2026-05-29T13:43:00Z"/>
  <w16cex:commentExtensible w16cex:durableId="38C20DD3" w16cex:dateUtc="2026-05-29T13:44:00Z"/>
  <w16cex:commentExtensible w16cex:durableId="0CA48CDC" w16cex:dateUtc="2026-05-29T13:45:00Z"/>
  <w16cex:commentExtensible w16cex:durableId="77401B1C" w16cex:dateUtc="2026-05-29T13:45:00Z"/>
  <w16cex:commentExtensible w16cex:durableId="59662383" w16cex:dateUtc="2026-05-29T13:46:00Z"/>
  <w16cex:commentExtensible w16cex:durableId="10D7C096" w16cex:dateUtc="2026-05-29T13:46:00Z"/>
  <w16cex:commentExtensible w16cex:durableId="5D372C86" w16cex:dateUtc="2026-05-29T13:47:00Z"/>
  <w16cex:commentExtensible w16cex:durableId="17F4EAEE" w16cex:dateUtc="2026-05-29T13:49:00Z"/>
  <w16cex:commentExtensible w16cex:durableId="603014DF" w16cex:dateUtc="2026-05-29T13:51:00Z"/>
  <w16cex:commentExtensible w16cex:durableId="48680144" w16cex:dateUtc="2026-05-29T13:50:00Z"/>
  <w16cex:commentExtensible w16cex:durableId="22EBC5CD" w16cex:dateUtc="2026-05-29T13:52:00Z"/>
  <w16cex:commentExtensible w16cex:durableId="3FCB9F81" w16cex:dateUtc="2026-05-29T13:53:00Z"/>
  <w16cex:commentExtensible w16cex:durableId="03CDB10B" w16cex:dateUtc="2026-05-29T13:53:00Z"/>
  <w16cex:commentExtensible w16cex:durableId="701CC589" w16cex:dateUtc="2026-05-29T13:55:00Z"/>
  <w16cex:commentExtensible w16cex:durableId="02371A6B" w16cex:dateUtc="2026-05-29T13:56:00Z"/>
  <w16cex:commentExtensible w16cex:durableId="5B779B44" w16cex:dateUtc="2026-05-29T14:02:00Z"/>
  <w16cex:commentExtensible w16cex:durableId="21A24055" w16cex:dateUtc="2026-05-29T13:58:00Z"/>
  <w16cex:commentExtensible w16cex:durableId="54B6C4CC" w16cex:dateUtc="2026-05-29T14:01:00Z"/>
  <w16cex:commentExtensible w16cex:durableId="347D0593" w16cex:dateUtc="2026-05-29T14:02:00Z"/>
  <w16cex:commentExtensible w16cex:durableId="7953E4F2" w16cex:dateUtc="2026-05-29T14:04:00Z"/>
  <w16cex:commentExtensible w16cex:durableId="0B9BB05E" w16cex:dateUtc="2026-05-29T14:05:00Z"/>
  <w16cex:commentExtensible w16cex:durableId="05D3BC19" w16cex:dateUtc="2026-05-29T14:04:00Z"/>
  <w16cex:commentExtensible w16cex:durableId="3DA8B8B0" w16cex:dateUtc="2026-05-29T14:06:00Z"/>
  <w16cex:commentExtensible w16cex:durableId="1BCC4BFA" w16cex:dateUtc="2026-05-29T14:08:00Z"/>
  <w16cex:commentExtensible w16cex:durableId="56E93255" w16cex:dateUtc="2026-05-29T14:09:00Z"/>
  <w16cex:commentExtensible w16cex:durableId="6FD68C09" w16cex:dateUtc="2026-05-29T14:10:00Z"/>
  <w16cex:commentExtensible w16cex:durableId="171E85DC" w16cex:dateUtc="2026-05-29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DD8933" w16cid:durableId="15580B83"/>
  <w16cid:commentId w16cid:paraId="377CEA80" w16cid:durableId="0ECD9A47"/>
  <w16cid:commentId w16cid:paraId="7F5F6C6C" w16cid:durableId="2218469A"/>
  <w16cid:commentId w16cid:paraId="5CD7B658" w16cid:durableId="1A90E2B9"/>
  <w16cid:commentId w16cid:paraId="4602D903" w16cid:durableId="4942B9F9"/>
  <w16cid:commentId w16cid:paraId="3E69CF20" w16cid:durableId="38C20DD3"/>
  <w16cid:commentId w16cid:paraId="7EB5C007" w16cid:durableId="0CA48CDC"/>
  <w16cid:commentId w16cid:paraId="43658885" w16cid:durableId="77401B1C"/>
  <w16cid:commentId w16cid:paraId="55ADD022" w16cid:durableId="59662383"/>
  <w16cid:commentId w16cid:paraId="3758E3E7" w16cid:durableId="10D7C096"/>
  <w16cid:commentId w16cid:paraId="188A94B0" w16cid:durableId="5D372C86"/>
  <w16cid:commentId w16cid:paraId="6A9D5451" w16cid:durableId="17F4EAEE"/>
  <w16cid:commentId w16cid:paraId="193835A2" w16cid:durableId="603014DF"/>
  <w16cid:commentId w16cid:paraId="74356DD4" w16cid:durableId="48680144"/>
  <w16cid:commentId w16cid:paraId="5864D5A9" w16cid:durableId="22EBC5CD"/>
  <w16cid:commentId w16cid:paraId="2D411CEF" w16cid:durableId="3FCB9F81"/>
  <w16cid:commentId w16cid:paraId="549E7F3E" w16cid:durableId="03CDB10B"/>
  <w16cid:commentId w16cid:paraId="657FEE13" w16cid:durableId="701CC589"/>
  <w16cid:commentId w16cid:paraId="60695E42" w16cid:durableId="02371A6B"/>
  <w16cid:commentId w16cid:paraId="2BAD9E82" w16cid:durableId="5B779B44"/>
  <w16cid:commentId w16cid:paraId="09112D0F" w16cid:durableId="21A24055"/>
  <w16cid:commentId w16cid:paraId="6D0835D7" w16cid:durableId="54B6C4CC"/>
  <w16cid:commentId w16cid:paraId="3891FBDF" w16cid:durableId="347D0593"/>
  <w16cid:commentId w16cid:paraId="27B73F0C" w16cid:durableId="7953E4F2"/>
  <w16cid:commentId w16cid:paraId="4CE1F6CF" w16cid:durableId="0B9BB05E"/>
  <w16cid:commentId w16cid:paraId="1F683EEC" w16cid:durableId="05D3BC19"/>
  <w16cid:commentId w16cid:paraId="02C75FFB" w16cid:durableId="3DA8B8B0"/>
  <w16cid:commentId w16cid:paraId="725F9747" w16cid:durableId="1BCC4BFA"/>
  <w16cid:commentId w16cid:paraId="4728120B" w16cid:durableId="56E93255"/>
  <w16cid:commentId w16cid:paraId="27267943" w16cid:durableId="6FD68C09"/>
  <w16cid:commentId w16cid:paraId="1B3413C7" w16cid:durableId="171E85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A67A4" w14:textId="77777777" w:rsidR="00B93160" w:rsidRDefault="00B93160" w:rsidP="007D1AB6">
      <w:pPr>
        <w:spacing w:before="0" w:after="0"/>
      </w:pPr>
      <w:r>
        <w:separator/>
      </w:r>
    </w:p>
  </w:endnote>
  <w:endnote w:type="continuationSeparator" w:id="0">
    <w:p w14:paraId="7AEB801E" w14:textId="77777777" w:rsidR="00B93160" w:rsidRDefault="00B93160" w:rsidP="007D1AB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1995658"/>
      <w:docPartObj>
        <w:docPartGallery w:val="Page Numbers (Bottom of Page)"/>
        <w:docPartUnique/>
      </w:docPartObj>
    </w:sdtPr>
    <w:sdtContent>
      <w:p w14:paraId="130D1E20" w14:textId="2DF6282B" w:rsidR="007D1AB6" w:rsidRDefault="007D1AB6" w:rsidP="00B135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14441603" w14:textId="77777777" w:rsidR="007D1AB6" w:rsidRDefault="007D1AB6" w:rsidP="007D1A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878497"/>
      <w:docPartObj>
        <w:docPartGallery w:val="Page Numbers (Bottom of Page)"/>
        <w:docPartUnique/>
      </w:docPartObj>
    </w:sdtPr>
    <w:sdtContent>
      <w:p w14:paraId="64A8C6E2" w14:textId="7B16AFBD" w:rsidR="007D1AB6" w:rsidRDefault="007D1AB6" w:rsidP="00B135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8C20B" w14:textId="77777777" w:rsidR="007D1AB6" w:rsidRDefault="007D1AB6" w:rsidP="007D1AB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09AE1" w14:textId="77777777" w:rsidR="00B93160" w:rsidRDefault="00B93160" w:rsidP="007D1AB6">
      <w:pPr>
        <w:spacing w:before="0" w:after="0"/>
      </w:pPr>
      <w:r>
        <w:separator/>
      </w:r>
    </w:p>
  </w:footnote>
  <w:footnote w:type="continuationSeparator" w:id="0">
    <w:p w14:paraId="277AB7BC" w14:textId="77777777" w:rsidR="00B93160" w:rsidRDefault="00B93160" w:rsidP="007D1AB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762E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DF6DB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8061D0"/>
    <w:multiLevelType w:val="hybridMultilevel"/>
    <w:tmpl w:val="82EE8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A05DC"/>
    <w:multiLevelType w:val="hybridMultilevel"/>
    <w:tmpl w:val="F5123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376087"/>
    <w:multiLevelType w:val="hybridMultilevel"/>
    <w:tmpl w:val="8BB4E4D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8F94DD9"/>
    <w:multiLevelType w:val="hybridMultilevel"/>
    <w:tmpl w:val="F37EEB2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13330043">
    <w:abstractNumId w:val="0"/>
  </w:num>
  <w:num w:numId="2" w16cid:durableId="2029788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80184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7248498">
    <w:abstractNumId w:val="3"/>
  </w:num>
  <w:num w:numId="5" w16cid:durableId="1424187828">
    <w:abstractNumId w:val="5"/>
  </w:num>
  <w:num w:numId="6" w16cid:durableId="1419398434">
    <w:abstractNumId w:val="4"/>
  </w:num>
  <w:num w:numId="7" w16cid:durableId="205600392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 Kawamoto">
    <w15:presenceInfo w15:providerId="AD" w15:userId="S::u0770443@umail.utah.edu::a8bc26f8-c09a-44d6-ace9-f5b776d355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3BB"/>
    <w:rsid w:val="0000768D"/>
    <w:rsid w:val="00010671"/>
    <w:rsid w:val="00010B61"/>
    <w:rsid w:val="0001412E"/>
    <w:rsid w:val="0003044E"/>
    <w:rsid w:val="0003201D"/>
    <w:rsid w:val="00034B6B"/>
    <w:rsid w:val="00040875"/>
    <w:rsid w:val="0004180F"/>
    <w:rsid w:val="000423ED"/>
    <w:rsid w:val="00054251"/>
    <w:rsid w:val="00054626"/>
    <w:rsid w:val="00060C9A"/>
    <w:rsid w:val="000611C3"/>
    <w:rsid w:val="00062181"/>
    <w:rsid w:val="00066559"/>
    <w:rsid w:val="00066A18"/>
    <w:rsid w:val="00072B07"/>
    <w:rsid w:val="00074465"/>
    <w:rsid w:val="000757D4"/>
    <w:rsid w:val="00082FE2"/>
    <w:rsid w:val="00087BD3"/>
    <w:rsid w:val="00090B1A"/>
    <w:rsid w:val="000948A0"/>
    <w:rsid w:val="000953E7"/>
    <w:rsid w:val="000953FC"/>
    <w:rsid w:val="000A36C7"/>
    <w:rsid w:val="000A6B47"/>
    <w:rsid w:val="000A6ECA"/>
    <w:rsid w:val="000B3C5E"/>
    <w:rsid w:val="000B57CE"/>
    <w:rsid w:val="000B5BF0"/>
    <w:rsid w:val="000B6396"/>
    <w:rsid w:val="000C1601"/>
    <w:rsid w:val="000C2816"/>
    <w:rsid w:val="000C5565"/>
    <w:rsid w:val="000C58BB"/>
    <w:rsid w:val="000C79B9"/>
    <w:rsid w:val="000D5851"/>
    <w:rsid w:val="000D7DE9"/>
    <w:rsid w:val="000E256A"/>
    <w:rsid w:val="000E35E9"/>
    <w:rsid w:val="00112A9F"/>
    <w:rsid w:val="00114D20"/>
    <w:rsid w:val="00115B77"/>
    <w:rsid w:val="00132ECD"/>
    <w:rsid w:val="001461B3"/>
    <w:rsid w:val="00157398"/>
    <w:rsid w:val="00175313"/>
    <w:rsid w:val="001818F4"/>
    <w:rsid w:val="001846B5"/>
    <w:rsid w:val="00191A09"/>
    <w:rsid w:val="001A08AC"/>
    <w:rsid w:val="001A105A"/>
    <w:rsid w:val="001A7D41"/>
    <w:rsid w:val="001B32C0"/>
    <w:rsid w:val="001B5E47"/>
    <w:rsid w:val="001B783C"/>
    <w:rsid w:val="001C63D6"/>
    <w:rsid w:val="001C68B9"/>
    <w:rsid w:val="001C785A"/>
    <w:rsid w:val="001D40DB"/>
    <w:rsid w:val="001E1BA6"/>
    <w:rsid w:val="001E61D3"/>
    <w:rsid w:val="001E73C3"/>
    <w:rsid w:val="0020239F"/>
    <w:rsid w:val="00207C53"/>
    <w:rsid w:val="002103FB"/>
    <w:rsid w:val="00214DAC"/>
    <w:rsid w:val="00221018"/>
    <w:rsid w:val="00222E8C"/>
    <w:rsid w:val="002237F8"/>
    <w:rsid w:val="0023344B"/>
    <w:rsid w:val="00234767"/>
    <w:rsid w:val="00237D56"/>
    <w:rsid w:val="0024024F"/>
    <w:rsid w:val="00243DC2"/>
    <w:rsid w:val="0024774B"/>
    <w:rsid w:val="00247DFB"/>
    <w:rsid w:val="002539D8"/>
    <w:rsid w:val="00257267"/>
    <w:rsid w:val="00263D68"/>
    <w:rsid w:val="00264326"/>
    <w:rsid w:val="00265C12"/>
    <w:rsid w:val="00266773"/>
    <w:rsid w:val="002715AB"/>
    <w:rsid w:val="00271D15"/>
    <w:rsid w:val="00282F3E"/>
    <w:rsid w:val="00291EB5"/>
    <w:rsid w:val="00293066"/>
    <w:rsid w:val="00295270"/>
    <w:rsid w:val="002A6890"/>
    <w:rsid w:val="002A77BB"/>
    <w:rsid w:val="002C0FCB"/>
    <w:rsid w:val="002D39B5"/>
    <w:rsid w:val="002E36DF"/>
    <w:rsid w:val="002E38F5"/>
    <w:rsid w:val="002E7382"/>
    <w:rsid w:val="002F13FF"/>
    <w:rsid w:val="002F556B"/>
    <w:rsid w:val="002F76C5"/>
    <w:rsid w:val="00300039"/>
    <w:rsid w:val="0030371E"/>
    <w:rsid w:val="00321952"/>
    <w:rsid w:val="00322CDA"/>
    <w:rsid w:val="003233F9"/>
    <w:rsid w:val="00327E83"/>
    <w:rsid w:val="00330467"/>
    <w:rsid w:val="00337718"/>
    <w:rsid w:val="0034664D"/>
    <w:rsid w:val="00351621"/>
    <w:rsid w:val="00351B74"/>
    <w:rsid w:val="00352BD2"/>
    <w:rsid w:val="0035341B"/>
    <w:rsid w:val="00353A7A"/>
    <w:rsid w:val="00357B76"/>
    <w:rsid w:val="003611D7"/>
    <w:rsid w:val="00362028"/>
    <w:rsid w:val="0036296F"/>
    <w:rsid w:val="00362DF2"/>
    <w:rsid w:val="00364A61"/>
    <w:rsid w:val="00370371"/>
    <w:rsid w:val="0037534A"/>
    <w:rsid w:val="00375C19"/>
    <w:rsid w:val="0038095B"/>
    <w:rsid w:val="00383E8B"/>
    <w:rsid w:val="00387D96"/>
    <w:rsid w:val="0039265E"/>
    <w:rsid w:val="003962BB"/>
    <w:rsid w:val="00397D35"/>
    <w:rsid w:val="003A6BA0"/>
    <w:rsid w:val="003A78F7"/>
    <w:rsid w:val="003B53C0"/>
    <w:rsid w:val="003B575E"/>
    <w:rsid w:val="003C1923"/>
    <w:rsid w:val="003C5D96"/>
    <w:rsid w:val="003C67B5"/>
    <w:rsid w:val="003D382B"/>
    <w:rsid w:val="003D4856"/>
    <w:rsid w:val="003E153B"/>
    <w:rsid w:val="003E4120"/>
    <w:rsid w:val="00400576"/>
    <w:rsid w:val="00401B24"/>
    <w:rsid w:val="004044DF"/>
    <w:rsid w:val="0040537A"/>
    <w:rsid w:val="00406231"/>
    <w:rsid w:val="00407F2A"/>
    <w:rsid w:val="00426083"/>
    <w:rsid w:val="00434DAF"/>
    <w:rsid w:val="0043589D"/>
    <w:rsid w:val="00443718"/>
    <w:rsid w:val="00446168"/>
    <w:rsid w:val="00451931"/>
    <w:rsid w:val="00455A9D"/>
    <w:rsid w:val="00455F9F"/>
    <w:rsid w:val="004577AC"/>
    <w:rsid w:val="00461EE2"/>
    <w:rsid w:val="00471F43"/>
    <w:rsid w:val="004807B6"/>
    <w:rsid w:val="0048236B"/>
    <w:rsid w:val="00485C66"/>
    <w:rsid w:val="00490537"/>
    <w:rsid w:val="004926CA"/>
    <w:rsid w:val="00496212"/>
    <w:rsid w:val="004A2ED4"/>
    <w:rsid w:val="004A49AD"/>
    <w:rsid w:val="004A5F2A"/>
    <w:rsid w:val="004A6939"/>
    <w:rsid w:val="004B62C6"/>
    <w:rsid w:val="004C3EC4"/>
    <w:rsid w:val="004C5106"/>
    <w:rsid w:val="004C58D0"/>
    <w:rsid w:val="004C597A"/>
    <w:rsid w:val="004D6D0C"/>
    <w:rsid w:val="004E2F6B"/>
    <w:rsid w:val="00502EE1"/>
    <w:rsid w:val="00511B85"/>
    <w:rsid w:val="00514195"/>
    <w:rsid w:val="005233BB"/>
    <w:rsid w:val="00523FF5"/>
    <w:rsid w:val="00531AD7"/>
    <w:rsid w:val="005332A4"/>
    <w:rsid w:val="0053505D"/>
    <w:rsid w:val="00541311"/>
    <w:rsid w:val="00542E68"/>
    <w:rsid w:val="005539FE"/>
    <w:rsid w:val="00556E3D"/>
    <w:rsid w:val="005610EC"/>
    <w:rsid w:val="005610F3"/>
    <w:rsid w:val="00562561"/>
    <w:rsid w:val="005637A7"/>
    <w:rsid w:val="00566512"/>
    <w:rsid w:val="00567FE2"/>
    <w:rsid w:val="00570BFE"/>
    <w:rsid w:val="005722FF"/>
    <w:rsid w:val="00573974"/>
    <w:rsid w:val="00573CBA"/>
    <w:rsid w:val="005862D7"/>
    <w:rsid w:val="005907E8"/>
    <w:rsid w:val="00597006"/>
    <w:rsid w:val="0059787C"/>
    <w:rsid w:val="005A1A1E"/>
    <w:rsid w:val="005A534E"/>
    <w:rsid w:val="005A72AF"/>
    <w:rsid w:val="005D1548"/>
    <w:rsid w:val="005D1738"/>
    <w:rsid w:val="005D5ABD"/>
    <w:rsid w:val="005D6143"/>
    <w:rsid w:val="005D662B"/>
    <w:rsid w:val="005E0898"/>
    <w:rsid w:val="005E3853"/>
    <w:rsid w:val="005F3628"/>
    <w:rsid w:val="00603AAC"/>
    <w:rsid w:val="00610E9E"/>
    <w:rsid w:val="00615147"/>
    <w:rsid w:val="0061523C"/>
    <w:rsid w:val="00621B92"/>
    <w:rsid w:val="006274F9"/>
    <w:rsid w:val="00637341"/>
    <w:rsid w:val="00640F57"/>
    <w:rsid w:val="0064350E"/>
    <w:rsid w:val="00650F0F"/>
    <w:rsid w:val="00652670"/>
    <w:rsid w:val="00662028"/>
    <w:rsid w:val="0067776C"/>
    <w:rsid w:val="00684AD6"/>
    <w:rsid w:val="00686834"/>
    <w:rsid w:val="006A10F2"/>
    <w:rsid w:val="006A3887"/>
    <w:rsid w:val="006B0DE8"/>
    <w:rsid w:val="006B0EB4"/>
    <w:rsid w:val="006C657F"/>
    <w:rsid w:val="006E1390"/>
    <w:rsid w:val="006E2E80"/>
    <w:rsid w:val="006E3FF2"/>
    <w:rsid w:val="006F05DF"/>
    <w:rsid w:val="006F22B0"/>
    <w:rsid w:val="006F2B97"/>
    <w:rsid w:val="006F3E2D"/>
    <w:rsid w:val="006F6081"/>
    <w:rsid w:val="00702921"/>
    <w:rsid w:val="007107F7"/>
    <w:rsid w:val="007136E4"/>
    <w:rsid w:val="00717603"/>
    <w:rsid w:val="00723C50"/>
    <w:rsid w:val="00727EB9"/>
    <w:rsid w:val="007437F6"/>
    <w:rsid w:val="007443FB"/>
    <w:rsid w:val="007618AF"/>
    <w:rsid w:val="0076201F"/>
    <w:rsid w:val="00767D68"/>
    <w:rsid w:val="007719B4"/>
    <w:rsid w:val="00773D2F"/>
    <w:rsid w:val="00774291"/>
    <w:rsid w:val="00780709"/>
    <w:rsid w:val="0078468E"/>
    <w:rsid w:val="0079204D"/>
    <w:rsid w:val="007970BB"/>
    <w:rsid w:val="007B7787"/>
    <w:rsid w:val="007D1AB6"/>
    <w:rsid w:val="007D3FFC"/>
    <w:rsid w:val="007D4948"/>
    <w:rsid w:val="007D4BE5"/>
    <w:rsid w:val="007E2E26"/>
    <w:rsid w:val="007E3E27"/>
    <w:rsid w:val="007E5ADC"/>
    <w:rsid w:val="007E79AC"/>
    <w:rsid w:val="007F04E0"/>
    <w:rsid w:val="007F36E0"/>
    <w:rsid w:val="007F3C86"/>
    <w:rsid w:val="007F64EA"/>
    <w:rsid w:val="00805864"/>
    <w:rsid w:val="00810CD0"/>
    <w:rsid w:val="00813742"/>
    <w:rsid w:val="00815B87"/>
    <w:rsid w:val="00820948"/>
    <w:rsid w:val="00836CFB"/>
    <w:rsid w:val="008425BB"/>
    <w:rsid w:val="0084798B"/>
    <w:rsid w:val="008549C1"/>
    <w:rsid w:val="008644C1"/>
    <w:rsid w:val="00874D50"/>
    <w:rsid w:val="00895C04"/>
    <w:rsid w:val="00897A09"/>
    <w:rsid w:val="008A07FE"/>
    <w:rsid w:val="008A736A"/>
    <w:rsid w:val="008B11E5"/>
    <w:rsid w:val="008D13EF"/>
    <w:rsid w:val="008D1D88"/>
    <w:rsid w:val="008E27B0"/>
    <w:rsid w:val="008E43A8"/>
    <w:rsid w:val="008E766B"/>
    <w:rsid w:val="008F1924"/>
    <w:rsid w:val="0091256D"/>
    <w:rsid w:val="00915D79"/>
    <w:rsid w:val="00916F87"/>
    <w:rsid w:val="0093017B"/>
    <w:rsid w:val="0093388E"/>
    <w:rsid w:val="009346F1"/>
    <w:rsid w:val="00935B0B"/>
    <w:rsid w:val="00940F6D"/>
    <w:rsid w:val="0094507A"/>
    <w:rsid w:val="00945DB5"/>
    <w:rsid w:val="00947D53"/>
    <w:rsid w:val="00950358"/>
    <w:rsid w:val="0095352A"/>
    <w:rsid w:val="00953B19"/>
    <w:rsid w:val="00956685"/>
    <w:rsid w:val="00960EC3"/>
    <w:rsid w:val="00963ED9"/>
    <w:rsid w:val="00964342"/>
    <w:rsid w:val="00964D3E"/>
    <w:rsid w:val="00964DDF"/>
    <w:rsid w:val="0096700C"/>
    <w:rsid w:val="00970204"/>
    <w:rsid w:val="0097551A"/>
    <w:rsid w:val="009830C2"/>
    <w:rsid w:val="00983313"/>
    <w:rsid w:val="009921C5"/>
    <w:rsid w:val="00992C6A"/>
    <w:rsid w:val="009B1EE4"/>
    <w:rsid w:val="009B7F16"/>
    <w:rsid w:val="009C1252"/>
    <w:rsid w:val="009C1418"/>
    <w:rsid w:val="009C3282"/>
    <w:rsid w:val="009C32EA"/>
    <w:rsid w:val="009C5097"/>
    <w:rsid w:val="009D57AE"/>
    <w:rsid w:val="009D7AAF"/>
    <w:rsid w:val="009E3225"/>
    <w:rsid w:val="009F4C4C"/>
    <w:rsid w:val="009F6DDC"/>
    <w:rsid w:val="00A07AC2"/>
    <w:rsid w:val="00A1237B"/>
    <w:rsid w:val="00A22EFC"/>
    <w:rsid w:val="00A304C6"/>
    <w:rsid w:val="00A312F2"/>
    <w:rsid w:val="00A455C7"/>
    <w:rsid w:val="00A45688"/>
    <w:rsid w:val="00A51C88"/>
    <w:rsid w:val="00A51DA7"/>
    <w:rsid w:val="00A6166A"/>
    <w:rsid w:val="00A65A0A"/>
    <w:rsid w:val="00A670BA"/>
    <w:rsid w:val="00A7018C"/>
    <w:rsid w:val="00A70A8C"/>
    <w:rsid w:val="00A70E12"/>
    <w:rsid w:val="00A732BB"/>
    <w:rsid w:val="00A84C4F"/>
    <w:rsid w:val="00A8500C"/>
    <w:rsid w:val="00A85105"/>
    <w:rsid w:val="00A90C54"/>
    <w:rsid w:val="00A9458C"/>
    <w:rsid w:val="00AA1C07"/>
    <w:rsid w:val="00AA37FF"/>
    <w:rsid w:val="00AB4D71"/>
    <w:rsid w:val="00AC071D"/>
    <w:rsid w:val="00AC1B29"/>
    <w:rsid w:val="00AD16F2"/>
    <w:rsid w:val="00AD2D93"/>
    <w:rsid w:val="00AD5F9F"/>
    <w:rsid w:val="00AD616A"/>
    <w:rsid w:val="00AE0632"/>
    <w:rsid w:val="00AE1A24"/>
    <w:rsid w:val="00AF42EA"/>
    <w:rsid w:val="00AF5627"/>
    <w:rsid w:val="00AF5D73"/>
    <w:rsid w:val="00B010D6"/>
    <w:rsid w:val="00B0146C"/>
    <w:rsid w:val="00B02743"/>
    <w:rsid w:val="00B10306"/>
    <w:rsid w:val="00B10C34"/>
    <w:rsid w:val="00B1177C"/>
    <w:rsid w:val="00B167D6"/>
    <w:rsid w:val="00B2147D"/>
    <w:rsid w:val="00B2169C"/>
    <w:rsid w:val="00B23373"/>
    <w:rsid w:val="00B23D5A"/>
    <w:rsid w:val="00B3509F"/>
    <w:rsid w:val="00B3646F"/>
    <w:rsid w:val="00B433A1"/>
    <w:rsid w:val="00B52604"/>
    <w:rsid w:val="00B53B0D"/>
    <w:rsid w:val="00B55A25"/>
    <w:rsid w:val="00B75DB0"/>
    <w:rsid w:val="00B77B35"/>
    <w:rsid w:val="00B93160"/>
    <w:rsid w:val="00BB07E9"/>
    <w:rsid w:val="00BD154A"/>
    <w:rsid w:val="00BD1DFA"/>
    <w:rsid w:val="00BD380F"/>
    <w:rsid w:val="00BD5A52"/>
    <w:rsid w:val="00BD5AD3"/>
    <w:rsid w:val="00BD76BE"/>
    <w:rsid w:val="00BE1765"/>
    <w:rsid w:val="00BE30BA"/>
    <w:rsid w:val="00BF1A51"/>
    <w:rsid w:val="00C07715"/>
    <w:rsid w:val="00C2366C"/>
    <w:rsid w:val="00C34606"/>
    <w:rsid w:val="00C36880"/>
    <w:rsid w:val="00C372C3"/>
    <w:rsid w:val="00C43B66"/>
    <w:rsid w:val="00C513FB"/>
    <w:rsid w:val="00C5650C"/>
    <w:rsid w:val="00C64EB2"/>
    <w:rsid w:val="00C70EF0"/>
    <w:rsid w:val="00C72B7F"/>
    <w:rsid w:val="00C73007"/>
    <w:rsid w:val="00C74E81"/>
    <w:rsid w:val="00C75DB4"/>
    <w:rsid w:val="00C81A96"/>
    <w:rsid w:val="00C833A4"/>
    <w:rsid w:val="00C86F0E"/>
    <w:rsid w:val="00C87256"/>
    <w:rsid w:val="00C87820"/>
    <w:rsid w:val="00C94533"/>
    <w:rsid w:val="00C97A7F"/>
    <w:rsid w:val="00CA13F9"/>
    <w:rsid w:val="00CA1D76"/>
    <w:rsid w:val="00CA2231"/>
    <w:rsid w:val="00CE1392"/>
    <w:rsid w:val="00CE38A1"/>
    <w:rsid w:val="00CE71C6"/>
    <w:rsid w:val="00CF2A85"/>
    <w:rsid w:val="00D01F22"/>
    <w:rsid w:val="00D0244A"/>
    <w:rsid w:val="00D04BA9"/>
    <w:rsid w:val="00D05B3F"/>
    <w:rsid w:val="00D124BD"/>
    <w:rsid w:val="00D15AD8"/>
    <w:rsid w:val="00D20029"/>
    <w:rsid w:val="00D202E5"/>
    <w:rsid w:val="00D20AD2"/>
    <w:rsid w:val="00D23CAB"/>
    <w:rsid w:val="00D2539A"/>
    <w:rsid w:val="00D303F5"/>
    <w:rsid w:val="00D307F6"/>
    <w:rsid w:val="00D4111B"/>
    <w:rsid w:val="00D42EDC"/>
    <w:rsid w:val="00D435FC"/>
    <w:rsid w:val="00D459C9"/>
    <w:rsid w:val="00D45F44"/>
    <w:rsid w:val="00D47C57"/>
    <w:rsid w:val="00D500E5"/>
    <w:rsid w:val="00D6199B"/>
    <w:rsid w:val="00D62681"/>
    <w:rsid w:val="00D70117"/>
    <w:rsid w:val="00D7223B"/>
    <w:rsid w:val="00D83382"/>
    <w:rsid w:val="00D85378"/>
    <w:rsid w:val="00D87AC4"/>
    <w:rsid w:val="00D90274"/>
    <w:rsid w:val="00D94167"/>
    <w:rsid w:val="00D960E2"/>
    <w:rsid w:val="00DA1D43"/>
    <w:rsid w:val="00DA4572"/>
    <w:rsid w:val="00DA4F53"/>
    <w:rsid w:val="00DA5FCC"/>
    <w:rsid w:val="00DA62B3"/>
    <w:rsid w:val="00DB10E0"/>
    <w:rsid w:val="00DB11C6"/>
    <w:rsid w:val="00DC26F7"/>
    <w:rsid w:val="00DC4F05"/>
    <w:rsid w:val="00DD097F"/>
    <w:rsid w:val="00DD0A29"/>
    <w:rsid w:val="00DD42AF"/>
    <w:rsid w:val="00DE0C2A"/>
    <w:rsid w:val="00DE310E"/>
    <w:rsid w:val="00DE36AC"/>
    <w:rsid w:val="00DE4DAC"/>
    <w:rsid w:val="00DF107D"/>
    <w:rsid w:val="00DF5330"/>
    <w:rsid w:val="00E10D2C"/>
    <w:rsid w:val="00E116AD"/>
    <w:rsid w:val="00E1219E"/>
    <w:rsid w:val="00E14F9E"/>
    <w:rsid w:val="00E20E03"/>
    <w:rsid w:val="00E2288A"/>
    <w:rsid w:val="00E22C64"/>
    <w:rsid w:val="00E2384D"/>
    <w:rsid w:val="00E23CD5"/>
    <w:rsid w:val="00E27243"/>
    <w:rsid w:val="00E41E26"/>
    <w:rsid w:val="00E42294"/>
    <w:rsid w:val="00E4416B"/>
    <w:rsid w:val="00E5501E"/>
    <w:rsid w:val="00E56DE3"/>
    <w:rsid w:val="00E573EF"/>
    <w:rsid w:val="00E64001"/>
    <w:rsid w:val="00E65298"/>
    <w:rsid w:val="00E65FA9"/>
    <w:rsid w:val="00E67269"/>
    <w:rsid w:val="00E753A2"/>
    <w:rsid w:val="00E75F13"/>
    <w:rsid w:val="00E80EA5"/>
    <w:rsid w:val="00E8683F"/>
    <w:rsid w:val="00E91123"/>
    <w:rsid w:val="00EA2CF6"/>
    <w:rsid w:val="00EA2E3D"/>
    <w:rsid w:val="00EA7D14"/>
    <w:rsid w:val="00EB4125"/>
    <w:rsid w:val="00EC0BA3"/>
    <w:rsid w:val="00EC2E27"/>
    <w:rsid w:val="00EC324B"/>
    <w:rsid w:val="00EC3B4A"/>
    <w:rsid w:val="00ED2650"/>
    <w:rsid w:val="00EE3D10"/>
    <w:rsid w:val="00F01925"/>
    <w:rsid w:val="00F04698"/>
    <w:rsid w:val="00F12F2B"/>
    <w:rsid w:val="00F13E19"/>
    <w:rsid w:val="00F22A35"/>
    <w:rsid w:val="00F23C71"/>
    <w:rsid w:val="00F363F6"/>
    <w:rsid w:val="00F458A8"/>
    <w:rsid w:val="00F46351"/>
    <w:rsid w:val="00F478A1"/>
    <w:rsid w:val="00F566DD"/>
    <w:rsid w:val="00F630A1"/>
    <w:rsid w:val="00F642A7"/>
    <w:rsid w:val="00F71B50"/>
    <w:rsid w:val="00F71F99"/>
    <w:rsid w:val="00F74A7D"/>
    <w:rsid w:val="00F83390"/>
    <w:rsid w:val="00F83581"/>
    <w:rsid w:val="00FA07C6"/>
    <w:rsid w:val="00FA3C73"/>
    <w:rsid w:val="00FA6BE7"/>
    <w:rsid w:val="00FB5223"/>
    <w:rsid w:val="00FB5D6B"/>
    <w:rsid w:val="00FC0218"/>
    <w:rsid w:val="00FC2156"/>
    <w:rsid w:val="00FD786C"/>
    <w:rsid w:val="00FE1AB1"/>
    <w:rsid w:val="00FE2456"/>
    <w:rsid w:val="00FE28AD"/>
    <w:rsid w:val="00FE3CE2"/>
    <w:rsid w:val="00FE4BAD"/>
    <w:rsid w:val="00FF0589"/>
    <w:rsid w:val="00FF2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16BC"/>
  <w15:docId w15:val="{752ACBC4-CC79-D94C-AE74-D3DF69C0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0274"/>
    <w:pPr>
      <w:spacing w:before="120" w:after="120"/>
    </w:pPr>
  </w:style>
  <w:style w:type="paragraph" w:styleId="Heading1">
    <w:name w:val="heading 1"/>
    <w:link w:val="Heading1Char"/>
    <w:uiPriority w:val="9"/>
    <w:qFormat/>
    <w:pPr>
      <w:shd w:val="clear" w:color="auto" w:fill="D9E2F3"/>
      <w:outlineLvl w:val="0"/>
    </w:pPr>
    <w:rPr>
      <w:b/>
      <w:bCs/>
    </w:rPr>
  </w:style>
  <w:style w:type="paragraph" w:styleId="Heading2">
    <w:name w:val="heading 2"/>
    <w:link w:val="Heading2Char"/>
    <w:uiPriority w:val="9"/>
    <w:semiHidden/>
    <w:unhideWhenUsed/>
    <w:qFormat/>
    <w:pPr>
      <w:shd w:val="clear" w:color="auto" w:fill="E7E6E6"/>
      <w:outlineLvl w:val="1"/>
    </w:pPr>
    <w:rPr>
      <w:b/>
      <w:bCs/>
    </w:rPr>
  </w:style>
  <w:style w:type="paragraph" w:styleId="Heading3">
    <w:name w:val="heading 3"/>
    <w:link w:val="Heading3Char"/>
    <w:uiPriority w:val="9"/>
    <w:unhideWhenUsed/>
    <w:qFormat/>
    <w:pPr>
      <w:outlineLvl w:val="2"/>
    </w:pPr>
    <w:rPr>
      <w:b/>
      <w:bCs/>
    </w:rPr>
  </w:style>
  <w:style w:type="paragraph" w:styleId="Heading4">
    <w:name w:val="heading 4"/>
    <w:link w:val="Heading4Char"/>
    <w:uiPriority w:val="9"/>
    <w:semiHidden/>
    <w:unhideWhenUsed/>
    <w:qFormat/>
    <w:pPr>
      <w:outlineLvl w:val="3"/>
    </w:pPr>
    <w:rPr>
      <w:b/>
      <w:bCs/>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customStyle="1" w:styleId="FirstParagraph">
    <w:name w:val="First Paragraph"/>
    <w:basedOn w:val="BodyText"/>
  </w:style>
  <w:style w:type="paragraph" w:customStyle="1" w:styleId="Spacer">
    <w:name w:val="Spacer"/>
    <w:rPr>
      <w:sz w:val="11"/>
      <w:szCs w:val="11"/>
    </w:rPr>
  </w:style>
  <w:style w:type="paragraph" w:customStyle="1" w:styleId="SpacerHeading">
    <w:name w:val="Spacer Heading"/>
    <w:rPr>
      <w:sz w:val="16"/>
      <w:szCs w:val="16"/>
    </w:rPr>
  </w:style>
  <w:style w:type="paragraph" w:customStyle="1" w:styleId="Compact">
    <w:name w:val="Compact"/>
    <w:basedOn w:val="BodyText"/>
    <w:qFormat/>
    <w:pPr>
      <w:spacing w:before="40" w:after="40"/>
    </w:pPr>
  </w:style>
  <w:style w:type="paragraph" w:styleId="Title">
    <w:name w:val="Title"/>
    <w:basedOn w:val="Normal"/>
    <w:next w:val="BodyText"/>
    <w:link w:val="TitleChar"/>
    <w:uiPriority w:val="10"/>
    <w:qFormat/>
    <w:rsid w:val="00A10FD9"/>
    <w:pPr>
      <w:spacing w:before="0" w:after="240"/>
      <w:contextualSpacing/>
      <w:jc w:val="center"/>
    </w:pPr>
    <w:rPr>
      <w:b/>
      <w:bCs/>
      <w:sz w:val="28"/>
      <w:szCs w:val="2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i/>
      <w:iCs/>
      <w:sz w:val="24"/>
      <w:szCs w:val="24"/>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before="0"/>
    </w:pPr>
    <w:rPr>
      <w:sz w:val="20"/>
      <w:szCs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000000"/>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rPr>
  </w:style>
  <w:style w:type="character" w:customStyle="1" w:styleId="Heading9Char">
    <w:name w:val="Heading 9 Char"/>
    <w:basedOn w:val="DefaultParagraphFont"/>
    <w:link w:val="Heading9"/>
    <w:uiPriority w:val="9"/>
    <w:semiHidden/>
    <w:rsid w:val="00A10FD9"/>
    <w:rPr>
      <w:rFonts w:eastAsiaTheme="majorEastAsia" w:cstheme="majorBidi"/>
      <w:color w:val="000000"/>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pPr>
      <w:spacing w:before="0" w:after="0"/>
    </w:pPr>
    <w:rPr>
      <w:sz w:val="18"/>
      <w:szCs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000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C75DB4"/>
    <w:rPr>
      <w:sz w:val="16"/>
      <w:szCs w:val="16"/>
    </w:rPr>
  </w:style>
  <w:style w:type="paragraph" w:styleId="CommentText">
    <w:name w:val="annotation text"/>
    <w:basedOn w:val="Normal"/>
    <w:link w:val="CommentTextChar"/>
    <w:rsid w:val="00C75DB4"/>
    <w:rPr>
      <w:sz w:val="20"/>
      <w:szCs w:val="20"/>
    </w:rPr>
  </w:style>
  <w:style w:type="character" w:customStyle="1" w:styleId="CommentTextChar">
    <w:name w:val="Comment Text Char"/>
    <w:basedOn w:val="DefaultParagraphFont"/>
    <w:link w:val="CommentText"/>
    <w:rsid w:val="00C75DB4"/>
    <w:rPr>
      <w:sz w:val="20"/>
      <w:szCs w:val="20"/>
    </w:rPr>
  </w:style>
  <w:style w:type="paragraph" w:styleId="CommentSubject">
    <w:name w:val="annotation subject"/>
    <w:basedOn w:val="CommentText"/>
    <w:next w:val="CommentText"/>
    <w:link w:val="CommentSubjectChar"/>
    <w:rsid w:val="00C75DB4"/>
    <w:rPr>
      <w:b/>
      <w:bCs/>
    </w:rPr>
  </w:style>
  <w:style w:type="character" w:customStyle="1" w:styleId="CommentSubjectChar">
    <w:name w:val="Comment Subject Char"/>
    <w:basedOn w:val="CommentTextChar"/>
    <w:link w:val="CommentSubject"/>
    <w:rsid w:val="00C75DB4"/>
    <w:rPr>
      <w:b/>
      <w:bCs/>
      <w:sz w:val="20"/>
      <w:szCs w:val="20"/>
    </w:rPr>
  </w:style>
  <w:style w:type="paragraph" w:styleId="Footer">
    <w:name w:val="footer"/>
    <w:basedOn w:val="Normal"/>
    <w:link w:val="FooterChar"/>
    <w:rsid w:val="007D1AB6"/>
    <w:pPr>
      <w:tabs>
        <w:tab w:val="center" w:pos="4680"/>
        <w:tab w:val="right" w:pos="9360"/>
      </w:tabs>
      <w:spacing w:before="0" w:after="0"/>
    </w:pPr>
  </w:style>
  <w:style w:type="character" w:customStyle="1" w:styleId="FooterChar">
    <w:name w:val="Footer Char"/>
    <w:basedOn w:val="DefaultParagraphFont"/>
    <w:link w:val="Footer"/>
    <w:rsid w:val="007D1AB6"/>
  </w:style>
  <w:style w:type="character" w:styleId="PageNumber">
    <w:name w:val="page number"/>
    <w:basedOn w:val="DefaultParagraphFont"/>
    <w:rsid w:val="007D1AB6"/>
  </w:style>
  <w:style w:type="paragraph" w:styleId="Revision">
    <w:name w:val="Revision"/>
    <w:hidden/>
    <w:rsid w:val="004905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3.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4670</Words>
  <Characters>26625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J.T. Menchaca</dc:creator>
  <cp:keywords/>
  <cp:lastModifiedBy>J.T. Menchaca</cp:lastModifiedBy>
  <cp:revision>2</cp:revision>
  <dcterms:created xsi:type="dcterms:W3CDTF">2026-05-29T18:11:00Z</dcterms:created>
  <dcterms:modified xsi:type="dcterms:W3CDTF">2026-05-29T18:11:00Z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77e448b3-f0ed-4fdd-9af9-32339c3c8ebc</vt:lpwstr>
  </property>
</Properties>
</file>