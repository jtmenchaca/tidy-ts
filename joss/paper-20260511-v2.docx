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4F295" w14:textId="77777777" w:rsidR="005233BB" w:rsidRDefault="00000000">
      <w:pPr>
        <w:pStyle w:val="Heading1"/>
      </w:pPr>
      <w:del w:id="26" w:author="J.T. Menchaca" w:date="2026-05-13T00:50:34Z" w16du:dateUtc="2026-05-13T00:50:34Z">
        <w:r>
          <w:rPr/>
          <w:delText xml:space="preserve">Compile-Time Error </w:delText>
        </w:r>
      </w:del>
      <w:r>
        <w:t>Detecti</w:t>
      </w:r>
      <w:del w:id="27" w:author="J.T. Menchaca" w:date="2026-05-13T00:50:34Z" w16du:dateUtc="2026-05-13T00:50:34Z">
        <w:r>
          <w:rPr/>
          <w:delText>o</w:delText>
        </w:r>
      </w:del>
      <w:r>
        <w:t>n</w:t>
      </w:r>
      <w:del w:id="28" w:author="J.T. Menchaca" w:date="2026-05-13T00:50:34Z" w16du:dateUtc="2026-05-13T00:50:34Z">
        <w:r>
          <w:rPr/>
          <w:delText xml:space="preserve"> for</w:delText>
        </w:r>
      </w:del>
      <w:ins w:id="25" w:author="J.T. Menchaca" w:date="2026-05-13T00:50:34Z" w16du:dateUtc="2026-05-13T00:50:34Z">
        <w:r>
          <w:rPr/>
          <w:t>g</w:t>
        </w:r>
      </w:ins>
      <w:r>
        <w:t xml:space="preserve"> Clinical Data </w:t>
      </w:r>
      <w:del w:id="29" w:author="J.T. Menchaca" w:date="2026-05-13T00:50:34Z" w16du:dateUtc="2026-05-13T00:50:34Z">
        <w:r>
          <w:rPr/>
          <w:delText>A</w:delText>
        </w:r>
      </w:del>
      <w:ins w:id="26" w:author="J.T. Menchaca" w:date="2026-05-13T00:50:34Z" w16du:dateUtc="2026-05-13T00:50:34Z">
        <w:r>
          <w:rPr/>
          <w:t>Errors Before the Code Ru</w:t>
        </w:r>
      </w:ins>
      <w:r>
        <w:t>n</w:t>
      </w:r>
      <w:del w:id="30" w:author="J.T. Menchaca" w:date="2026-05-13T00:50:34Z" w16du:dateUtc="2026-05-13T00:50:34Z">
        <w:r>
          <w:rPr/>
          <w:delText>alysi</w:delText>
        </w:r>
      </w:del>
      <w:r>
        <w:t>s: Design and Evaluation of a TypeScript</w:t>
      </w:r>
      <w:del w:id="31" w:author="J.T. Menchaca" w:date="2026-05-13T00:50:34Z" w16du:dateUtc="2026-05-13T00:50:34Z">
        <w:r>
          <w:rPr/>
          <w:delText>-Based</w:delText>
        </w:r>
      </w:del>
      <w:r>
        <w:t xml:space="preserve"> Dataframe Framework</w:t>
      </w:r>
    </w:p>
    <w:p w14:paraId="7A3B314A" w14:textId="77777777" w:rsidR="005233BB" w:rsidRDefault="005233BB">
      <w:pPr>
        <w:pStyle w:val="SpacerHeading"/>
      </w:pPr>
      <w:bookmarkStart w:id="1" w:name="abstract"/>
    </w:p>
    <w:p w14:paraId="4BDEEB0E" w14:textId="77777777" w:rsidR="005233BB" w:rsidRDefault="00000000">
      <w:pPr>
        <w:pStyle w:val="Heading2"/>
      </w:pPr>
      <w:r>
        <w:t>Abstract</w:t>
      </w:r>
    </w:p>
    <w:p w14:paraId="41EC45A3" w14:textId="77777777" w:rsidR="005233BB" w:rsidRDefault="005233BB">
      <w:pPr>
        <w:pStyle w:val="SpacerHeading"/>
      </w:pPr>
      <w:bookmarkStart w:id="2" w:name="objective"/>
    </w:p>
    <w:p w14:paraId="203857FB" w14:textId="77777777" w:rsidR="005233BB" w:rsidRDefault="00000000">
      <w:pPr>
        <w:pStyle w:val="Heading3"/>
      </w:pPr>
      <w:r>
        <w:t>Objective</w:t>
      </w:r>
    </w:p>
    <w:p w14:paraId="2C9402E3" w14:textId="77777777" w:rsidR="005233BB" w:rsidRDefault="00000000">
      <w:pPr>
        <w:pStyle w:val="FirstParagraph"/>
      </w:pPr>
      <w:r>
        <w:t xml:space="preserve">Clinical data analyses often require many </w:t>
      </w:r>
      <w:ins w:id="27" w:author="J.T. Menchaca" w:date="2026-05-13T00:51:48Z" w16du:dateUtc="2026-05-13T00:51:48Z">
        <w:r>
          <w:rPr/>
          <w:t>processing s</w:t>
        </w:r>
      </w:ins>
      <w:r>
        <w:t>t</w:t>
      </w:r>
      <w:del w:id="33" w:author="J.T. Menchaca" w:date="2026-05-13T00:51:48Z" w16du:dateUtc="2026-05-13T00:51:48Z">
        <w:r>
          <w:rPr/>
          <w:delText>abl</w:delText>
        </w:r>
      </w:del>
      <w:r>
        <w:t>e</w:t>
      </w:r>
      <w:del w:id="34" w:author="J.T. Menchaca" w:date="2026-05-13T00:51:48Z" w16du:dateUtc="2026-05-13T00:51:48Z">
        <w:r>
          <w:rPr/>
          <w:delText xml:space="preserve"> o</w:delText>
        </w:r>
      </w:del>
      <w:r>
        <w:t>p</w:t>
      </w:r>
      <w:del w:id="35" w:author="J.T. Menchaca" w:date="2026-05-13T00:51:48Z" w16du:dateUtc="2026-05-13T00:51:48Z">
        <w:r>
          <w:rPr/>
          <w:delText>eration</w:delText>
        </w:r>
      </w:del>
      <w:r>
        <w:t>s, including selecting columns</w:t>
      </w:r>
      <w:ins w:id="28" w:author="J.T. Menchaca" w:date="2026-05-13T00:51:48Z" w16du:dateUtc="2026-05-13T00:51:48Z">
        <w:r>
          <w:rPr/>
          <w:t xml:space="preserve"> from a dataset</w:t>
        </w:r>
      </w:ins>
      <w:r>
        <w:t>, joining patient and encounter records, re</w:t>
      </w:r>
      <w:del w:id="36" w:author="J.T. Menchaca" w:date="2026-05-13T00:51:48Z" w16du:dateUtc="2026-05-13T00:51:48Z">
        <w:r>
          <w:rPr/>
          <w:delText>sh</w:delText>
        </w:r>
      </w:del>
      <w:ins w:id="29" w:author="J.T. Menchaca" w:date="2026-05-13T00:51:48Z" w16du:dateUtc="2026-05-13T00:51:48Z">
        <w:r>
          <w:rPr/>
          <w:t>org</w:t>
        </w:r>
      </w:ins>
      <w:r>
        <w:t>a</w:t>
      </w:r>
      <w:del w:id="37" w:author="J.T. Menchaca" w:date="2026-05-13T00:51:48Z" w16du:dateUtc="2026-05-13T00:51:48Z">
        <w:r>
          <w:rPr/>
          <w:delText>p</w:delText>
        </w:r>
      </w:del>
      <w:ins w:id="30" w:author="J.T. Menchaca" w:date="2026-05-13T00:51:48Z" w16du:dateUtc="2026-05-13T00:51:48Z">
        <w:r>
          <w:rPr/>
          <w:t>niz</w:t>
        </w:r>
      </w:ins>
      <w:r>
        <w:t xml:space="preserve">ing laboratory and vital sign data, converting strings to numbers or dates, and handling missing values. </w:t>
      </w:r>
      <w:del w:id="38" w:author="J.T. Menchaca" w:date="2026-05-13T00:51:48Z" w16du:dateUtc="2026-05-13T00:51:48Z">
        <w:r>
          <w:rPr/>
          <w:delText>Small m</w:delText>
        </w:r>
      </w:del>
      <w:ins w:id="31" w:author="J.T. Menchaca" w:date="2026-05-13T00:51:48Z" w16du:dateUtc="2026-05-13T00:51:48Z">
        <w:r>
          <w:rPr/>
          <w:t>M</w:t>
        </w:r>
      </w:ins>
      <w:r>
        <w:t xml:space="preserve">istakes in these steps can produce incorrect results, especially when errors are not detected until late in the workflow or </w:t>
      </w:r>
      <w:ins w:id="32" w:author="J.T. Menchaca" w:date="2026-05-13T00:51:48Z" w16du:dateUtc="2026-05-13T00:51:48Z">
        <w:r>
          <w:rPr/>
          <w:t xml:space="preserve">the program </w:t>
        </w:r>
      </w:ins>
      <w:r>
        <w:t>continue</w:t>
      </w:r>
      <w:ins w:id="33" w:author="J.T. Menchaca" w:date="2026-05-13T00:51:48Z" w16du:dateUtc="2026-05-13T00:51:48Z">
        <w:r>
          <w:rPr/>
          <w:t>s</w:t>
        </w:r>
      </w:ins>
      <w:r>
        <w:t xml:space="preserve"> without warning</w:t>
      </w:r>
      <w:del w:id="39" w:author="J.T. Menchaca" w:date="2026-05-13T00:51:48Z" w16du:dateUtc="2026-05-13T00:51:48Z">
        <w:r>
          <w:rPr/>
          <w:delText>.</w:delText>
        </w:r>
      </w:del>
      <w:r>
        <w:t xml:space="preserve"> </w:t>
      </w:r>
      <w:del w:id="40" w:author="J.T. Menchaca" w:date="2026-05-13T00:51:48Z" w16du:dateUtc="2026-05-13T00:51:48Z">
        <w:r>
          <w:rPr/>
          <w:delText>This</w:delText>
        </w:r>
      </w:del>
      <w:ins w:id="34" w:author="J.T. Menchaca" w:date="2026-05-13T00:51:48Z" w16du:dateUtc="2026-05-13T00:51:48Z">
        <w:r>
          <w:rPr/>
          <w:t>and</w:t>
        </w:r>
      </w:ins>
      <w:r>
        <w:t xml:space="preserve"> </w:t>
      </w:r>
      <w:del w:id="41" w:author="J.T. Menchaca" w:date="2026-05-13T00:51:48Z" w16du:dateUtc="2026-05-13T00:51:48Z">
        <w:r>
          <w:rPr/>
          <w:delText>st</w:delText>
        </w:r>
      </w:del>
      <w:ins w:id="35" w:author="J.T. Menchaca" w:date="2026-05-13T00:51:48Z" w16du:dateUtc="2026-05-13T00:51:48Z">
        <w:r>
          <w:rPr/>
          <w:t>prod</w:t>
        </w:r>
      </w:ins>
      <w:r>
        <w:t>u</w:t>
      </w:r>
      <w:del w:id="42" w:author="J.T. Menchaca" w:date="2026-05-13T00:51:48Z" w16du:dateUtc="2026-05-13T00:51:48Z">
        <w:r>
          <w:rPr/>
          <w:delText>dy evaluat</w:delText>
        </w:r>
      </w:del>
      <w:ins w:id="36" w:author="J.T. Menchaca" w:date="2026-05-13T00:51:48Z" w16du:dateUtc="2026-05-13T00:51:48Z">
        <w:r>
          <w:rPr/>
          <w:t>c</w:t>
        </w:r>
      </w:ins>
      <w:r>
        <w:t xml:space="preserve">es </w:t>
      </w:r>
      <w:del w:id="43" w:author="J.T. Menchaca" w:date="2026-05-13T00:51:48Z" w16du:dateUtc="2026-05-13T00:51:48Z">
        <w:r>
          <w:rPr/>
          <w:delText>whether a data a</w:delText>
        </w:r>
      </w:del>
      <w:ins w:id="37" w:author="J.T. Menchaca" w:date="2026-05-13T00:51:48Z" w16du:dateUtc="2026-05-13T00:51:48Z">
        <w:r>
          <w:rPr/>
          <w:t>i</w:t>
        </w:r>
      </w:ins>
      <w:r>
        <w:t>n</w:t>
      </w:r>
      <w:del w:id="44" w:author="J.T. Menchaca" w:date="2026-05-13T00:51:48Z" w16du:dateUtc="2026-05-13T00:51:48Z">
        <w:r>
          <w:rPr/>
          <w:delText>alysis framew</w:delText>
        </w:r>
      </w:del>
      <w:ins w:id="38" w:author="J.T. Menchaca" w:date="2026-05-13T00:51:48Z" w16du:dateUtc="2026-05-13T00:51:48Z">
        <w:r>
          <w:rPr/>
          <w:t>c</w:t>
        </w:r>
      </w:ins>
      <w:r>
        <w:t>or</w:t>
      </w:r>
      <w:del w:id="45" w:author="J.T. Menchaca" w:date="2026-05-13T00:51:48Z" w16du:dateUtc="2026-05-13T00:51:48Z">
        <w:r>
          <w:rPr/>
          <w:delText>k built in TypeSc</w:delText>
        </w:r>
      </w:del>
      <w:r>
        <w:t>r</w:t>
      </w:r>
      <w:del w:id="46" w:author="J.T. Menchaca" w:date="2026-05-13T00:51:48Z" w16du:dateUtc="2026-05-13T00:51:48Z">
        <w:r>
          <w:rPr/>
          <w:delText>ipt can det</w:delText>
        </w:r>
      </w:del>
      <w:r>
        <w:t xml:space="preserve">ect </w:t>
      </w:r>
      <w:del w:id="47" w:author="J.T. Menchaca" w:date="2026-05-13T00:51:48Z" w16du:dateUtc="2026-05-13T00:51:48Z">
        <w:r>
          <w:rPr/>
          <w:delText>c</w:delText>
        </w:r>
      </w:del>
      <w:r>
        <w:t>o</w:t>
      </w:r>
      <w:del w:id="48" w:author="J.T. Menchaca" w:date="2026-05-13T00:51:48Z" w16du:dateUtc="2026-05-13T00:51:48Z">
        <w:r>
          <w:rPr/>
          <w:delText>mmon clinical da</w:delText>
        </w:r>
      </w:del>
      <w:ins w:id="39" w:author="J.T. Menchaca" w:date="2026-05-13T00:51:48Z" w16du:dateUtc="2026-05-13T00:51:48Z">
        <w:r>
          <w:rPr/>
          <w:t>u</w:t>
        </w:r>
      </w:ins>
      <w:r>
        <w:t>t</w:t>
      </w:r>
      <w:del w:id="49" w:author="J.T. Menchaca" w:date="2026-05-13T00:51:48Z" w16du:dateUtc="2026-05-13T00:51:48Z">
        <w:r>
          <w:rPr/>
          <w:delText xml:space="preserve">a </w:delText>
        </w:r>
      </w:del>
      <w:ins w:id="40" w:author="J.T. Menchaca" w:date="2026-05-13T00:51:48Z" w16du:dateUtc="2026-05-13T00:51:48Z">
        <w:r>
          <w:rPr/>
          <w:t>pu</w:t>
        </w:r>
      </w:ins>
      <w:r>
        <w:t>t</w:t>
      </w:r>
      <w:del w:id="50" w:author="J.T. Menchaca" w:date="2026-05-13T00:51:48Z" w16du:dateUtc="2026-05-13T00:51:48Z">
        <w:r>
          <w:rPr/>
          <w:delText>ransformation errors before the code runs</w:delText>
        </w:r>
      </w:del>
      <w:r>
        <w:t>.</w:t>
      </w:r>
    </w:p>
    <w:p w14:paraId="453F9BFA" w14:textId="77777777" w:rsidR="005233BB" w:rsidRDefault="005233BB">
      <w:pPr>
        <w:pStyle w:val="Spacer"/>
      </w:pPr>
      <w:bookmarkStart w:id="3" w:name="materials-and-methods"/>
      <w:bookmarkEnd w:id="2"/>
    </w:p>
    <w:p w14:paraId="344F93AC" w14:textId="77777777" w:rsidR="005233BB" w:rsidRDefault="00000000">
      <w:pPr>
        <w:pStyle w:val="Heading3"/>
      </w:pPr>
      <w:r>
        <w:t>Materials and Methods</w:t>
      </w:r>
    </w:p>
    <w:p w14:paraId="6BE0FCC2" w14:textId="77777777" w:rsidR="005233BB" w:rsidRDefault="00000000">
      <w:pPr>
        <w:pStyle w:val="FirstParagraph"/>
      </w:pPr>
      <w:del w:id="52" w:author="J.T. Menchaca" w:date="2026-05-13T00:52:53Z" w16du:dateUtc="2026-05-13T00:52:53Z">
        <w:r>
          <w:rPr/>
          <w:delText>nclu</w:delText>
        </w:r>
      </w:del>
      <w:del w:id="53" w:author="J.T. Menchaca" w:date="2026-05-13T00:52:53Z" w16du:dateUtc="2026-05-13T00:52:53Z">
        <w:r>
          <w:rPr/>
          <w:delText>f</w:delText>
        </w:r>
      </w:del>
      <w:del w:id="54" w:author="J.T. Menchaca" w:date="2026-05-13T00:52:53Z" w16du:dateUtc="2026-05-13T00:52:53Z">
        <w:r>
          <w:rPr/>
          <w:delText>am</w:delText>
        </w:r>
      </w:del>
      <w:del w:id="55" w:author="J.T. Menchaca" w:date="2026-05-13T00:52:53Z" w16du:dateUtc="2026-05-13T00:52:53Z">
        <w:r>
          <w:rPr/>
          <w:delText>,</w:delText>
        </w:r>
      </w:del>
      <w:del w:id="56" w:author="J.T. Menchaca" w:date="2026-05-13T00:52:53Z" w16du:dateUtc="2026-05-13T00:52:53Z">
        <w:r>
          <w:rPr/>
          <w:delText>, and input validation</w:delText>
        </w:r>
      </w:del>
      <w:del w:id="57" w:author="J.T. Menchaca" w:date="2026-05-13T00:52:53Z" w16du:dateUtc="2026-05-13T00:52:53Z">
        <w:r>
          <w:rPr/>
          <w:delText xml:space="preserve">the </w:delText>
        </w:r>
      </w:del>
      <w:del w:id="58" w:author="J.T. Menchaca" w:date="2026-05-13T00:52:53Z" w16du:dateUtc="2026-05-13T00:52:53Z">
        <w:r>
          <w:rPr/>
          <w:delText>f</w:delText>
        </w:r>
      </w:del>
      <w:del w:id="59" w:author="J.T. Menchaca" w:date="2026-05-13T00:52:53Z" w16du:dateUtc="2026-05-13T00:52:53Z">
        <w:r>
          <w:rPr/>
          <w:delText xml:space="preserve">me </w:delText>
        </w:r>
      </w:del>
      <w:del w:id="60" w:author="J.T. Menchaca" w:date="2026-05-13T00:52:53Z" w16du:dateUtc="2026-05-13T00:52:53Z">
        <w:r>
          <w:rPr/>
          <w:delText>a</w:delText>
        </w:r>
      </w:del>
      <w:del w:id="61" w:author="J.T. Menchaca" w:date="2026-05-13T00:52:53Z" w16du:dateUtc="2026-05-13T00:52:53Z">
        <w:r>
          <w:rPr/>
          <w:delText>s</w:delText>
        </w:r>
      </w:del>
      <w:del w:id="63" w:author="J.T. Menchaca" w:date="2026-05-13T00:53:32Z" w16du:dateUtc="2026-05-13T00:53:32Z">
        <w:r>
          <w:rPr/>
          <w:delText>t</w:delText>
        </w:r>
      </w:del>
      <w:r>
        <w:t xml:space="preserve">We developed Tidy-TS, a TypeScript framework for clinical data analysis that </w:t>
      </w:r>
      <w:ins w:id="41" w:author="J.T. Menchaca" w:date="2026-05-13T00:52:53Z" w16du:dateUtc="2026-05-13T00:52:53Z">
        <w:r>
          <w:rPr/>
          <w:t>prov</w:t>
        </w:r>
      </w:ins>
      <w:r>
        <w:t>i</w:t>
      </w:r>
      <w:r>
        <w:t>des</w:t>
      </w:r>
      <w:ins w:id="42" w:author="J.T. Menchaca" w:date="2026-05-13T00:52:53Z" w16du:dateUtc="2026-05-13T00:52:53Z">
        <w:r>
          <w:rPr/>
          <w:t xml:space="preserve"> structured</w:t>
        </w:r>
      </w:ins>
      <w:r>
        <w:t xml:space="preserve"> data</w:t>
      </w:r>
      <w:ins w:id="43" w:author="J.T. Menchaca" w:date="2026-05-13T00:52:53Z" w16du:dateUtc="2026-05-13T00:52:53Z">
        <w:r>
          <w:rPr/>
          <w:t>sets with p</w:t>
        </w:r>
      </w:ins>
      <w:r>
        <w:t>r</w:t>
      </w:r>
      <w:ins w:id="44" w:author="J.T. Menchaca" w:date="2026-05-13T00:52:53Z" w16du:dateUtc="2026-05-13T00:52:53Z">
        <w:r>
          <w:rPr/>
          <w:t>oc</w:t>
        </w:r>
      </w:ins>
      <w:r>
        <w:t>e</w:t>
      </w:r>
      <w:ins w:id="45" w:author="J.T. Menchaca" w:date="2026-05-13T00:52:53Z" w16du:dateUtc="2026-05-13T00:52:53Z">
        <w:r>
          <w:rPr/>
          <w:t>ssing</w:t>
        </w:r>
      </w:ins>
      <w:r>
        <w:t xml:space="preserve"> operations</w:t>
      </w:r>
      <w:ins w:id="46" w:author="J.T. Menchaca" w:date="2026-05-13T00:52:53Z" w16du:dateUtc="2026-05-13T00:52:53Z">
        <w:r>
          <w:rPr/>
          <w:t xml:space="preserve"> and</w:t>
        </w:r>
      </w:ins>
      <w:r>
        <w:t xml:space="preserve"> statistical functions</w:t>
      </w:r>
      <w:r>
        <w:t xml:space="preserve">. Tidy-TS tracks the available columns and their types as </w:t>
      </w:r>
      <w:r>
        <w:t>data</w:t>
      </w:r>
      <w:ins w:id="47" w:author="J.T. Menchaca" w:date="2026-05-13T00:52:53Z" w16du:dateUtc="2026-05-13T00:52:53Z">
        <w:r>
          <w:rPr/>
          <w:t xml:space="preserve"> moves th</w:t>
        </w:r>
      </w:ins>
      <w:r>
        <w:t>r</w:t>
      </w:r>
      <w:ins w:id="48" w:author="J.T. Menchaca" w:date="2026-05-13T00:52:53Z" w16du:dateUtc="2026-05-13T00:52:53Z">
        <w:r>
          <w:rPr/>
          <w:t>ough e</w:t>
        </w:r>
      </w:ins>
      <w:r>
        <w:t>a</w:t>
      </w:r>
      <w:r>
        <w:t>ch</w:t>
      </w:r>
      <w:ins w:id="49" w:author="J.T. Menchaca" w:date="2026-05-13T00:52:53Z" w16du:dateUtc="2026-05-13T00:52:53Z">
        <w:r>
          <w:rPr/>
          <w:t xml:space="preserve"> processi</w:t>
        </w:r>
      </w:ins>
      <w:r>
        <w:t>ng</w:t>
      </w:r>
      <w:ins w:id="50" w:author="J.T. Menchaca" w:date="2026-05-13T00:52:53Z" w16du:dateUtc="2026-05-13T00:52:53Z">
        <w:r>
          <w:rPr/>
          <w:t xml:space="preserve"> st</w:t>
        </w:r>
      </w:ins>
      <w:r>
        <w:t>e</w:t>
      </w:r>
      <w:ins w:id="51" w:author="J.T. Menchaca" w:date="2026-05-13T00:52:53Z" w16du:dateUtc="2026-05-13T00:52:53Z">
        <w:r>
          <w:rPr/>
          <w:t>p</w:t>
        </w:r>
      </w:ins>
      <w:r>
        <w:t xml:space="preserve">, so that errors such as referencing a missing column, using a value that might be missing, or treating text as a number are caught before the code runs. We evaluated the framework with a comparison suite of 65 </w:t>
      </w:r>
      <w:ins w:id="52" w:author="J.T. Menchaca" w:date="2026-05-13T00:53:32Z" w16du:dateUtc="2026-05-13T00:53:32Z">
        <w:r>
          <w:rPr/>
          <w:t>in</w:t>
        </w:r>
      </w:ins>
      <w:r>
        <w:t>te</w:t>
      </w:r>
      <w:ins w:id="53" w:author="J.T. Menchaca" w:date="2026-05-13T00:53:32Z" w16du:dateUtc="2026-05-13T00:53:32Z">
        <w:r>
          <w:rPr/>
          <w:t xml:space="preserve">ntional error </w:t>
        </w:r>
      </w:ins>
      <w:r>
        <w:t>s</w:t>
      </w:r>
      <w:ins w:id="54" w:author="J.T. Menchaca" w:date="2026-05-13T00:53:32Z" w16du:dateUtc="2026-05-13T00:53:32Z">
        <w:r>
          <w:rPr/>
          <w:t>cenario</w:t>
        </w:r>
      </w:ins>
      <w:r>
        <w:t xml:space="preserve">s using sample clinical datasets representing patients, encounters, laboratory results, medications, and vital signs. Equivalent tests were implemented in Tidy-TS, Python (using pandas), and R (using tidyverse). Each outcome was classified as </w:t>
      </w:r>
      <w:ins w:id="55" w:author="J.T. Menchaca" w:date="2026-05-13T00:54:49Z" w16du:dateUtc="2026-05-13T00:54:49Z">
        <w:r>
          <w:rPr/>
          <w:t>c</w:t>
        </w:r>
      </w:ins>
      <w:r>
        <w:t>a</w:t>
      </w:r>
      <w:ins w:id="56" w:author="J.T. Menchaca" w:date="2026-05-13T00:54:49Z" w16du:dateUtc="2026-05-13T00:54:49Z">
        <w:r>
          <w:rPr/>
          <w:t>ught</w:t>
        </w:r>
      </w:ins>
      <w:r>
        <w:t xml:space="preserve"> </w:t>
      </w:r>
      <w:ins w:id="57" w:author="J.T. Menchaca" w:date="2026-05-13T00:54:49Z" w16du:dateUtc="2026-05-13T00:54:49Z">
        <w:r>
          <w:rPr/>
          <w:t>before the code ran (</w:t>
        </w:r>
      </w:ins>
      <w:r>
        <w:t>compile-time error</w:t>
      </w:r>
      <w:ins w:id="58" w:author="J.T. Menchaca" w:date="2026-05-13T00:54:49Z" w16du:dateUtc="2026-05-13T00:54:49Z">
        <w:r>
          <w:rPr/>
          <w:t>)</w:t>
        </w:r>
      </w:ins>
      <w:r>
        <w:t xml:space="preserve">, </w:t>
      </w:r>
      <w:ins w:id="59" w:author="J.T. Menchaca" w:date="2026-05-13T00:54:49Z" w16du:dateUtc="2026-05-13T00:54:49Z">
        <w:r>
          <w:rPr/>
          <w:t>caught when the code ran (</w:t>
        </w:r>
      </w:ins>
      <w:r>
        <w:t>runtime error</w:t>
      </w:r>
      <w:ins w:id="60" w:author="J.T. Menchaca" w:date="2026-05-13T00:54:49Z" w16du:dateUtc="2026-05-13T00:54:49Z">
        <w:r>
          <w:rPr/>
          <w:t>)</w:t>
        </w:r>
      </w:ins>
      <w:r>
        <w:t xml:space="preserve">, </w:t>
      </w:r>
      <w:ins w:id="61" w:author="J.T. Menchaca" w:date="2026-05-13T00:54:49Z" w16du:dateUtc="2026-05-13T00:54:49Z">
        <w:r>
          <w:rPr/>
          <w:t>flagged as a warning (</w:t>
        </w:r>
      </w:ins>
      <w:r>
        <w:t>runtime warning</w:t>
      </w:r>
      <w:ins w:id="62" w:author="J.T. Menchaca" w:date="2026-05-13T00:54:49Z" w16du:dateUtc="2026-05-13T00:54:49Z">
        <w:r>
          <w:rPr/>
          <w:t>)</w:t>
        </w:r>
      </w:ins>
      <w:r>
        <w:t xml:space="preserve">, or </w:t>
      </w:r>
      <w:ins w:id="63" w:author="J.T. Menchaca" w:date="2026-05-13T00:54:49Z" w16du:dateUtc="2026-05-13T00:54:49Z">
        <w:r>
          <w:rPr/>
          <w:t>missed entirely (</w:t>
        </w:r>
      </w:ins>
      <w:r>
        <w:t>silent continuation</w:t>
      </w:r>
      <w:ins w:id="64" w:author="J.T. Menchaca" w:date="2026-05-13T00:54:49Z" w16du:dateUtc="2026-05-13T00:54:49Z">
        <w:r>
          <w:rPr/>
          <w:t>)</w:t>
        </w:r>
      </w:ins>
      <w:r>
        <w:t>. Tests were also classified by severity.</w:t>
      </w:r>
    </w:p>
    <w:p w14:paraId="314D7F0F" w14:textId="77777777" w:rsidR="005233BB" w:rsidRDefault="005233BB">
      <w:pPr>
        <w:pStyle w:val="Spacer"/>
      </w:pPr>
      <w:bookmarkStart w:id="4" w:name="results"/>
      <w:bookmarkEnd w:id="3"/>
    </w:p>
    <w:p w14:paraId="0510418A" w14:textId="77777777" w:rsidR="005233BB" w:rsidRDefault="00000000">
      <w:pPr>
        <w:pStyle w:val="Heading3"/>
      </w:pPr>
      <w:r>
        <w:t>Results</w:t>
      </w:r>
    </w:p>
    <w:p w14:paraId="5BAEEB80" w14:textId="77777777" w:rsidR="005233BB" w:rsidRDefault="00000000">
      <w:pPr>
        <w:pStyle w:val="FirstParagraph"/>
      </w:pPr>
      <w:del w:id="65" w:author="J.T. Menchaca" w:date="2026-05-13T00:55:23Z" w16du:dateUtc="2026-05-13T00:55:23Z">
        <w:r>
          <w:rPr/>
          <w:delText>t</w:delText>
        </w:r>
      </w:del>
      <w:del w:id="66" w:author="J.T. Menchaca" w:date="2026-05-13T00:55:23Z" w16du:dateUtc="2026-05-13T00:55:23Z">
        <w:r>
          <w:rPr/>
          <w:delText>t</w:delText>
        </w:r>
      </w:del>
      <w:del w:id="67" w:author="J.T. Menchaca" w:date="2026-05-13T00:55:23Z" w16du:dateUtc="2026-05-13T00:55:23Z">
        <w:r>
          <w:rPr/>
          <w:delText>reje</w:delText>
        </w:r>
      </w:del>
      <w:del w:id="68" w:author="J.T. Menchaca" w:date="2026-05-13T00:55:23Z" w16du:dateUtc="2026-05-13T00:55:23Z">
        <w:r>
          <w:rPr/>
          <w:delText>ed</w:delText>
        </w:r>
      </w:del>
      <w:del w:id="69" w:author="J.T. Menchaca" w:date="2026-05-13T00:55:23Z" w16du:dateUtc="2026-05-13T00:55:23Z">
        <w:r>
          <w:rPr/>
          <w:delText>rough</w:delText>
        </w:r>
      </w:del>
      <w:del w:id="70" w:author="J.T. Menchaca" w:date="2026-05-13T00:55:23Z" w16du:dateUtc="2026-05-13T00:55:23Z">
        <w:r>
          <w:rPr/>
          <w:delText>input vali</w:delText>
        </w:r>
      </w:del>
      <w:del w:id="71" w:author="J.T. Menchaca" w:date="2026-05-13T00:55:23Z" w16du:dateUtc="2026-05-13T00:55:23Z">
        <w:r>
          <w:rPr/>
          <w:delText>n</w:delText>
        </w:r>
      </w:del>
      <w:r>
        <w:t xml:space="preserve">The comparison suite included 65 </w:t>
      </w:r>
      <w:r>
        <w:t>e</w:t>
      </w:r>
      <w:ins w:id="65" w:author="J.T. Menchaca" w:date="2026-05-13T00:55:23Z" w16du:dateUtc="2026-05-13T00:55:23Z">
        <w:r>
          <w:rPr/>
          <w:t xml:space="preserve">rror </w:t>
        </w:r>
      </w:ins>
      <w:r>
        <w:t>s</w:t>
      </w:r>
      <w:ins w:id="66" w:author="J.T. Menchaca" w:date="2026-05-13T00:55:23Z" w16du:dateUtc="2026-05-13T00:55:23Z">
        <w:r>
          <w:rPr/>
          <w:t>cenario</w:t>
        </w:r>
      </w:ins>
      <w:r>
        <w:t xml:space="preserve">s across five error categories. Tidy-TS </w:t>
      </w:r>
      <w:r>
        <w:t>c</w:t>
      </w:r>
      <w:ins w:id="67" w:author="J.T. Menchaca" w:date="2026-05-13T00:55:23Z" w16du:dateUtc="2026-05-13T00:55:23Z">
        <w:r>
          <w:rPr/>
          <w:t>augh</w:t>
        </w:r>
      </w:ins>
      <w:r>
        <w:t>t</w:t>
      </w:r>
      <w:r>
        <w:t xml:space="preserve"> 62 of 65 errors before the code ran and caught the remaining 3 </w:t>
      </w:r>
      <w:ins w:id="68" w:author="J.T. Menchaca" w:date="2026-05-13T00:55:23Z" w16du:dateUtc="2026-05-13T00:55:23Z">
        <w:r>
          <w:rPr/>
          <w:t xml:space="preserve">when </w:t>
        </w:r>
      </w:ins>
      <w:r>
        <w:t>th</w:t>
      </w:r>
      <w:ins w:id="69" w:author="J.T. Menchaca" w:date="2026-05-13T00:55:23Z" w16du:dateUtc="2026-05-13T00:55:23Z">
        <w:r>
          <w:rPr/>
          <w:t>e</w:t>
        </w:r>
      </w:ins>
      <w:r>
        <w:t xml:space="preserve"> </w:t>
      </w:r>
      <w:r>
        <w:t>dat</w:t>
      </w:r>
      <w:ins w:id="70" w:author="J.T. Menchaca" w:date="2026-05-13T00:55:23Z" w16du:dateUtc="2026-05-13T00:55:23Z">
        <w:r>
          <w:rPr/>
          <w:t>a was f</w:t>
        </w:r>
      </w:ins>
      <w:r>
        <w:t>i</w:t>
      </w:r>
      <w:ins w:id="71" w:author="J.T. Menchaca" w:date="2026-05-13T00:55:23Z" w16du:dateUtc="2026-05-13T00:55:23Z">
        <w:r>
          <w:rPr/>
          <w:t>rst l</w:t>
        </w:r>
      </w:ins>
      <w:r>
        <w:t>o</w:t>
      </w:r>
      <w:ins w:id="72" w:author="J.T. Menchaca" w:date="2026-05-13T00:55:23Z" w16du:dateUtc="2026-05-13T00:55:23Z">
        <w:r>
          <w:rPr/>
          <w:t>aded</w:t>
        </w:r>
      </w:ins>
      <w:r>
        <w:t xml:space="preserve">. Pandas caught 24 at runtime and missed 41. Tidyverse caught 25 at runtime, warned on 4, and missed 36. The gap was largest for </w:t>
      </w:r>
      <w:del w:id="73" w:author="J.T. Menchaca" w:date="2026-05-13T00:56:16Z" w16du:dateUtc="2026-05-13T00:56:16Z">
        <w:r>
          <w:rPr/>
          <w:delText>Hig</w:delText>
        </w:r>
      </w:del>
      <w:ins w:id="73" w:author="J.T. Menchaca" w:date="2026-05-13T00:56:16Z" w16du:dateUtc="2026-05-13T00:56:16Z">
        <w:r>
          <w:rPr/>
          <w:t>t</w:t>
        </w:r>
      </w:ins>
      <w:r>
        <w:t>h</w:t>
      </w:r>
      <w:del w:id="74" w:author="J.T. Menchaca" w:date="2026-05-13T00:56:16Z" w16du:dateUtc="2026-05-13T00:56:16Z">
        <w:r>
          <w:rPr/>
          <w:delText>-</w:delText>
        </w:r>
      </w:del>
      <w:ins w:id="74" w:author="J.T. Menchaca" w:date="2026-05-13T00:56:16Z" w16du:dateUtc="2026-05-13T00:56:16Z">
        <w:r>
          <w:rPr/>
          <w:t>e most con</w:t>
        </w:r>
      </w:ins>
      <w:r>
        <w:t>se</w:t>
      </w:r>
      <w:del w:id="75" w:author="J.T. Menchaca" w:date="2026-05-13T00:56:16Z" w16du:dateUtc="2026-05-13T00:56:16Z">
        <w:r>
          <w:rPr/>
          <w:delText>v</w:delText>
        </w:r>
      </w:del>
      <w:ins w:id="75" w:author="J.T. Menchaca" w:date="2026-05-13T00:56:16Z" w16du:dateUtc="2026-05-13T00:56:16Z">
        <w:r>
          <w:rPr/>
          <w:t>qu</w:t>
        </w:r>
      </w:ins>
      <w:r>
        <w:t>e</w:t>
      </w:r>
      <w:del w:id="76" w:author="J.T. Menchaca" w:date="2026-05-13T00:56:16Z" w16du:dateUtc="2026-05-13T00:56:16Z">
        <w:r>
          <w:rPr/>
          <w:delText>r</w:delText>
        </w:r>
      </w:del>
      <w:ins w:id="76" w:author="J.T. Menchaca" w:date="2026-05-13T00:56:16Z" w16du:dateUtc="2026-05-13T00:56:16Z">
        <w:r>
          <w:rPr/>
          <w:t>nt</w:t>
        </w:r>
      </w:ins>
      <w:r>
        <w:t>i</w:t>
      </w:r>
      <w:del w:id="77" w:author="J.T. Menchaca" w:date="2026-05-13T00:56:16Z" w16du:dateUtc="2026-05-13T00:56:16Z">
        <w:r>
          <w:rPr/>
          <w:delText>ty</w:delText>
        </w:r>
      </w:del>
      <w:ins w:id="77" w:author="J.T. Menchaca" w:date="2026-05-13T00:56:16Z" w16du:dateUtc="2026-05-13T00:56:16Z">
        <w:r>
          <w:rPr/>
          <w:t>al</w:t>
        </w:r>
      </w:ins>
      <w:r>
        <w:t xml:space="preserve"> errors</w:t>
      </w:r>
      <w:ins w:id="78" w:author="J.T. Menchaca" w:date="2026-05-13T00:56:16Z" w16du:dateUtc="2026-05-13T00:56:16Z">
        <w:r>
          <w:rPr/>
          <w:t>, those that produce plausible but incorrect output</w:t>
        </w:r>
      </w:ins>
      <w:r>
        <w:t>. All 30</w:t>
      </w:r>
      <w:ins w:id="79" w:author="J.T. Menchaca" w:date="2026-05-13T00:56:16Z" w16du:dateUtc="2026-05-13T00:56:16Z">
        <w:r>
          <w:rPr/>
          <w:t xml:space="preserve"> of these</w:t>
        </w:r>
      </w:ins>
      <w:r>
        <w:t xml:space="preserve"> continued silently in pandas, and 27 of 30 in tidyverse. None continued silently in Tidy-TS. </w:t>
      </w:r>
      <w:del w:id="78" w:author="J.T. Menchaca" w:date="2026-05-13T00:56:16Z" w16du:dateUtc="2026-05-13T00:56:16Z">
        <w:r>
          <w:rPr/>
          <w:delText>The null and m</w:delText>
        </w:r>
      </w:del>
      <w:ins w:id="80" w:author="J.T. Menchaca" w:date="2026-05-13T00:56:16Z" w16du:dateUtc="2026-05-13T00:56:16Z">
        <w:r>
          <w:rPr/>
          <w:t>M</w:t>
        </w:r>
      </w:ins>
      <w:r>
        <w:t xml:space="preserve">issing </w:t>
      </w:r>
      <w:del w:id="79" w:author="J.T. Menchaca" w:date="2026-05-13T00:56:16Z" w16du:dateUtc="2026-05-13T00:56:16Z">
        <w:r>
          <w:rPr/>
          <w:delText>d</w:delText>
        </w:r>
      </w:del>
      <w:ins w:id="81" w:author="J.T. Menchaca" w:date="2026-05-13T00:56:16Z" w16du:dateUtc="2026-05-13T00:56:16Z">
        <w:r>
          <w:rPr/>
          <w:t>v</w:t>
        </w:r>
      </w:ins>
      <w:r>
        <w:t>a</w:t>
      </w:r>
      <w:del w:id="80" w:author="J.T. Menchaca" w:date="2026-05-13T00:56:16Z" w16du:dateUtc="2026-05-13T00:56:16Z">
        <w:r>
          <w:rPr/>
          <w:delText>ta</w:delText>
        </w:r>
      </w:del>
      <w:ins w:id="82" w:author="J.T. Menchaca" w:date="2026-05-13T00:56:16Z" w16du:dateUtc="2026-05-13T00:56:16Z">
        <w:r>
          <w:rPr/>
          <w:t>lue</w:t>
        </w:r>
      </w:ins>
      <w:r>
        <w:t xml:space="preserve"> </w:t>
      </w:r>
      <w:del w:id="81" w:author="J.T. Menchaca" w:date="2026-05-13T00:56:16Z" w16du:dateUtc="2026-05-13T00:56:16Z">
        <w:r>
          <w:rPr/>
          <w:delText>cat</w:delText>
        </w:r>
      </w:del>
      <w:r>
        <w:t>e</w:t>
      </w:r>
      <w:del w:id="82" w:author="J.T. Menchaca" w:date="2026-05-13T00:56:16Z" w16du:dateUtc="2026-05-13T00:56:16Z">
        <w:r>
          <w:rPr/>
          <w:delText>g</w:delText>
        </w:r>
      </w:del>
      <w:ins w:id="83" w:author="J.T. Menchaca" w:date="2026-05-13T00:56:16Z" w16du:dateUtc="2026-05-13T00:56:16Z">
        <w:r>
          <w:rPr/>
          <w:t>rr</w:t>
        </w:r>
      </w:ins>
      <w:r>
        <w:t>or</w:t>
      </w:r>
      <w:del w:id="83" w:author="J.T. Menchaca" w:date="2026-05-13T00:56:16Z" w16du:dateUtc="2026-05-13T00:56:16Z">
        <w:r>
          <w:rPr/>
          <w:delText>y</w:delText>
        </w:r>
      </w:del>
      <w:ins w:id="84" w:author="J.T. Menchaca" w:date="2026-05-13T00:56:16Z" w16du:dateUtc="2026-05-13T00:56:16Z">
        <w:r>
          <w:rPr/>
          <w:t>s</w:t>
        </w:r>
      </w:ins>
      <w:r>
        <w:t xml:space="preserve"> accounted for 12 of the 30 </w:t>
      </w:r>
      <w:del w:id="84" w:author="J.T. Menchaca" w:date="2026-05-13T00:56:16Z" w16du:dateUtc="2026-05-13T00:56:16Z">
        <w:r>
          <w:rPr/>
          <w:delText>High-</w:delText>
        </w:r>
      </w:del>
      <w:ins w:id="85" w:author="J.T. Menchaca" w:date="2026-05-13T00:56:16Z" w16du:dateUtc="2026-05-13T00:56:16Z">
        <w:r>
          <w:rPr/>
          <w:t>most con</w:t>
        </w:r>
      </w:ins>
      <w:r>
        <w:t>se</w:t>
      </w:r>
      <w:del w:id="85" w:author="J.T. Menchaca" w:date="2026-05-13T00:56:16Z" w16du:dateUtc="2026-05-13T00:56:16Z">
        <w:r>
          <w:rPr/>
          <w:delText>v</w:delText>
        </w:r>
      </w:del>
      <w:ins w:id="86" w:author="J.T. Menchaca" w:date="2026-05-13T00:56:16Z" w16du:dateUtc="2026-05-13T00:56:16Z">
        <w:r>
          <w:rPr/>
          <w:t>qu</w:t>
        </w:r>
      </w:ins>
      <w:r>
        <w:t>e</w:t>
      </w:r>
      <w:del w:id="86" w:author="J.T. Menchaca" w:date="2026-05-13T00:56:16Z" w16du:dateUtc="2026-05-13T00:56:16Z">
        <w:r>
          <w:rPr/>
          <w:delText>r</w:delText>
        </w:r>
      </w:del>
      <w:ins w:id="87" w:author="J.T. Menchaca" w:date="2026-05-13T00:56:16Z" w16du:dateUtc="2026-05-13T00:56:16Z">
        <w:r>
          <w:rPr/>
          <w:t>nt</w:t>
        </w:r>
      </w:ins>
      <w:r>
        <w:t>i</w:t>
      </w:r>
      <w:del w:id="87" w:author="J.T. Menchaca" w:date="2026-05-13T00:56:16Z" w16du:dateUtc="2026-05-13T00:56:16Z">
        <w:r>
          <w:rPr/>
          <w:delText>ty</w:delText>
        </w:r>
      </w:del>
      <w:ins w:id="88" w:author="J.T. Menchaca" w:date="2026-05-13T00:56:16Z" w16du:dateUtc="2026-05-13T00:56:16Z">
        <w:r>
          <w:rPr/>
          <w:t>al</w:t>
        </w:r>
      </w:ins>
      <w:r>
        <w:t xml:space="preserve"> errors, and all 12 continued silently in both pandas and tidyverse.</w:t>
      </w:r>
    </w:p>
    <w:p w14:paraId="608D7952" w14:textId="77777777" w:rsidR="005233BB" w:rsidRDefault="005233BB">
      <w:pPr>
        <w:pStyle w:val="Spacer"/>
      </w:pPr>
      <w:bookmarkStart w:id="5" w:name="conclusion"/>
      <w:bookmarkEnd w:id="4"/>
    </w:p>
    <w:p w14:paraId="2E74273E" w14:textId="77777777" w:rsidR="005233BB" w:rsidRDefault="00000000">
      <w:pPr>
        <w:pStyle w:val="Heading3"/>
      </w:pPr>
      <w:r>
        <w:t>Conclusion</w:t>
      </w:r>
    </w:p>
    <w:p w14:paraId="391230F1" w14:textId="77777777" w:rsidR="005233BB" w:rsidRDefault="00000000" w:rsidP="00FE3CE2">
      <w:pPr>
        <w:pStyle w:val="FirstParagraph"/>
      </w:pPr>
      <w:del w:id="89" w:author="J.T. Menchaca" w:date="2026-05-13T00:56:53Z" w16du:dateUtc="2026-05-13T00:56:53Z">
        <w:r>
          <w:rPr/>
          <w:delText>abl</w:delText>
        </w:r>
      </w:del>
      <w:del w:id="90" w:author="J.T. Menchaca" w:date="2026-05-13T00:56:53Z" w16du:dateUtc="2026-05-13T00:56:53Z">
        <w:r>
          <w:rPr/>
          <w:delText xml:space="preserve"> o</w:delText>
        </w:r>
      </w:del>
      <w:del w:id="91" w:author="J.T. Menchaca" w:date="2026-05-13T00:56:53Z" w16du:dateUtc="2026-05-13T00:56:53Z">
        <w:r>
          <w:rPr/>
          <w:delText>eration</w:delText>
        </w:r>
      </w:del>
      <w:r>
        <w:t xml:space="preserve">Tidy-TS demonstrates that many common clinical data errors can be caught before the code runs by tracking column names, types, and missing values through each </w:t>
      </w:r>
      <w:ins w:id="89" w:author="J.T. Menchaca" w:date="2026-05-13T00:56:53Z" w16du:dateUtc="2026-05-13T00:56:53Z">
        <w:r>
          <w:rPr/>
          <w:t>processing s</w:t>
        </w:r>
      </w:ins>
      <w:r>
        <w:t>t</w:t>
      </w:r>
      <w:r>
        <w:t>e</w:t>
      </w:r>
      <w:r>
        <w:t>p</w:t>
      </w:r>
      <w:r>
        <w:t>. T</w:t>
      </w:r>
      <w:del w:id="93" w:author="J.T. Menchaca" w:date="2026-05-13T00:57:49Z" w16du:dateUtc="2026-05-13T00:57:49Z">
        <w:r>
          <w:rPr/>
          <w:delText>his approach does not replace Python, R, clinical review, or statistical val</w:delText>
        </w:r>
      </w:del>
      <w:r>
        <w:t>id</w:t>
      </w:r>
      <w:del w:id="94" w:author="J.T. Menchaca" w:date="2026-05-13T00:57:49Z" w16du:dateUtc="2026-05-13T00:57:49Z">
        <w:r>
          <w:rPr/>
          <w:delText>ation, but it</w:delText>
        </w:r>
      </w:del>
      <w:ins w:id="90" w:author="J.T. Menchaca" w:date="2026-05-13T00:57:49Z" w16du:dateUtc="2026-05-13T00:57:49Z">
        <w:r>
          <w:rPr/>
          <w:t>y-TS</w:t>
        </w:r>
      </w:ins>
      <w:r>
        <w:t xml:space="preserve"> catches errors that continue silently in </w:t>
      </w:r>
      <w:del w:id="95" w:author="J.T. Menchaca" w:date="2026-05-13T00:57:49Z" w16du:dateUtc="2026-05-13T00:57:49Z">
        <w:r>
          <w:rPr/>
          <w:delText>c</w:delText>
        </w:r>
      </w:del>
      <w:ins w:id="91" w:author="J.T. Menchaca" w:date="2026-05-13T00:57:49Z" w16du:dateUtc="2026-05-13T00:57:49Z">
        <w:r>
          <w:rPr/>
          <w:t>Pyth</w:t>
        </w:r>
      </w:ins>
      <w:r>
        <w:t>on</w:t>
      </w:r>
      <w:del w:id="96" w:author="J.T. Menchaca" w:date="2026-05-13T00:57:49Z" w16du:dateUtc="2026-05-13T00:57:49Z">
        <w:r>
          <w:rPr/>
          <w:delText>ve</w:delText>
        </w:r>
      </w:del>
      <w:ins w:id="92" w:author="J.T. Menchaca" w:date="2026-05-13T00:57:49Z" w16du:dateUtc="2026-05-13T00:57:49Z">
        <w:r>
          <w:rPr/>
          <w:t xml:space="preserve"> a</w:t>
        </w:r>
      </w:ins>
      <w:r>
        <w:t>n</w:t>
      </w:r>
      <w:del w:id="97" w:author="J.T. Menchaca" w:date="2026-05-13T00:57:49Z" w16du:dateUtc="2026-05-13T00:57:49Z">
        <w:r>
          <w:rPr/>
          <w:delText>tional</w:delText>
        </w:r>
      </w:del>
      <w:ins w:id="93" w:author="J.T. Menchaca" w:date="2026-05-13T00:57:49Z" w16du:dateUtc="2026-05-13T00:57:49Z">
        <w:r>
          <w:rPr/>
          <w:t>d</w:t>
        </w:r>
      </w:ins>
      <w:r>
        <w:t xml:space="preserve"> </w:t>
      </w:r>
      <w:del w:id="98" w:author="J.T. Menchaca" w:date="2026-05-13T00:57:49Z" w16du:dateUtc="2026-05-13T00:57:49Z">
        <w:r>
          <w:rPr/>
          <w:delText>tools</w:delText>
        </w:r>
      </w:del>
      <w:ins w:id="94" w:author="J.T. Menchaca" w:date="2026-05-13T00:57:49Z" w16du:dateUtc="2026-05-13T00:57:49Z">
        <w:r>
          <w:rPr/>
          <w:t>R</w:t>
        </w:r>
      </w:ins>
      <w:r>
        <w:t>, particularly in the most consequential categories.</w:t>
      </w:r>
    </w:p>
    <w:p w14:paraId="09EC68F8" w14:textId="77777777" w:rsidR="005233BB" w:rsidRDefault="00000000">
      <w:pPr>
        <w:pStyle w:val="Heading2"/>
      </w:pPr>
      <w:bookmarkStart w:id="6" w:name="background-and-significance"/>
      <w:bookmarkEnd w:id="1"/>
      <w:bookmarkEnd w:id="5"/>
      <w:r>
        <w:t>Background and Significance</w:t>
      </w:r>
    </w:p>
    <w:p w14:paraId="4D839649" w14:textId="77777777" w:rsidR="005233BB" w:rsidRDefault="005233BB">
      <w:pPr>
        <w:pStyle w:val="SpacerHeading"/>
      </w:pPr>
      <w:bookmarkStart w:id="7" w:name="X1fbc8a56043a34c2829202638f9c470d2eb4263"/>
    </w:p>
    <w:p w14:paraId="4C293E18" w14:textId="77777777" w:rsidR="005233BB" w:rsidRDefault="00000000">
      <w:pPr>
        <w:pStyle w:val="Heading3"/>
      </w:pPr>
      <w:r>
        <w:t xml:space="preserve">Clinical Data </w:t>
      </w:r>
      <w:del w:id="100" w:author="J.T. Menchaca" w:date="2026-05-13T00:58:35Z" w16du:dateUtc="2026-05-13T00:58:35Z">
        <w:r>
          <w:rPr/>
          <w:delText>T</w:delText>
        </w:r>
      </w:del>
      <w:ins w:id="95" w:author="J.T. Menchaca" w:date="2026-05-13T00:58:35Z" w16du:dateUtc="2026-05-13T00:58:35Z">
        <w:r>
          <w:rPr/>
          <w:t>P</w:t>
        </w:r>
      </w:ins>
      <w:r>
        <w:t>r</w:t>
      </w:r>
      <w:del w:id="101" w:author="J.T. Menchaca" w:date="2026-05-13T00:58:35Z" w16du:dateUtc="2026-05-13T00:58:35Z">
        <w:r>
          <w:rPr/>
          <w:delText>a</w:delText>
        </w:r>
      </w:del>
      <w:ins w:id="96" w:author="J.T. Menchaca" w:date="2026-05-13T00:58:35Z" w16du:dateUtc="2026-05-13T00:58:35Z">
        <w:r>
          <w:rPr/>
          <w:t>ocessi</w:t>
        </w:r>
      </w:ins>
      <w:r>
        <w:t>n</w:t>
      </w:r>
      <w:del w:id="102" w:author="J.T. Menchaca" w:date="2026-05-13T00:58:35Z" w16du:dateUtc="2026-05-13T00:58:35Z">
        <w:r>
          <w:rPr/>
          <w:delText>sformation</w:delText>
        </w:r>
      </w:del>
      <w:ins w:id="97" w:author="J.T. Menchaca" w:date="2026-05-13T00:58:35Z" w16du:dateUtc="2026-05-13T00:58:35Z">
        <w:r>
          <w:rPr/>
          <w:t>g</w:t>
        </w:r>
      </w:ins>
      <w:r>
        <w:t xml:space="preserve"> Errors Are Common, Consequential, and Often Invisible</w:t>
      </w:r>
    </w:p>
    <w:p w14:paraId="653FF4CF" w14:textId="77777777" w:rsidR="005233BB" w:rsidRDefault="00000000">
      <w:pPr>
        <w:pStyle w:val="FirstParagraph"/>
      </w:pPr>
      <w:r>
        <w:t xml:space="preserve">Clinical data work </w:t>
      </w:r>
      <w:del w:id="112" w:author="J.T. Menchaca" w:date="2026-05-13T01:00:36Z" w16du:dateUtc="2026-05-13T01:00:36Z">
        <w:r>
          <w:rPr/>
          <w:delText>d</w:delText>
        </w:r>
      </w:del>
      <w:ins w:id="103" w:author="J.T. Menchaca" w:date="2026-05-13T01:00:36Z" w16du:dateUtc="2026-05-13T01:00:36Z">
        <w:r>
          <w:rPr/>
          <w:t>involves many processing st</w:t>
        </w:r>
      </w:ins>
      <w:r>
        <w:t>ep</w:t>
      </w:r>
      <w:del w:id="113" w:author="J.T. Menchaca" w:date="2026-05-13T01:00:36Z" w16du:dateUtc="2026-05-13T01:00:36Z">
        <w:r>
          <w:rPr/>
          <w:delText>ends on table</w:delText>
        </w:r>
      </w:del>
      <w:del w:id="104" w:author="J.T. Menchaca" w:date="2026-05-13T00:59:37Z" w16du:dateUtc="2026-05-13T00:59:37Z">
        <w:r>
          <w:rPr/>
          <w:delText>ms, and device strea</w:delText>
        </w:r>
      </w:del>
      <w:r>
        <w:t xml:space="preserve">s. Patient demographics, encounters, diagnoses, medications, laboratory results, vital signs, </w:t>
      </w:r>
      <w:ins w:id="98" w:author="J.T. Menchaca" w:date="2026-05-13T00:59:37Z" w16du:dateUtc="2026-05-13T00:59:37Z">
        <w:r>
          <w:rPr/>
          <w:t xml:space="preserve">and </w:t>
        </w:r>
      </w:ins>
      <w:r>
        <w:t>clai</w:t>
      </w:r>
      <w:r>
        <w:t xml:space="preserve">ms </w:t>
      </w:r>
      <w:del w:id="114" w:author="J.T. Menchaca" w:date="2026-05-13T01:00:36Z" w16du:dateUtc="2026-05-13T01:00:36Z">
        <w:r>
          <w:rPr/>
          <w:delText>ar</w:delText>
        </w:r>
      </w:del>
      <w:ins w:id="104" w:author="J.T. Menchaca" w:date="2026-05-13T01:00:36Z" w16du:dateUtc="2026-05-13T01:00:36Z">
        <w:r>
          <w:rPr/>
          <w:t>must b</w:t>
        </w:r>
      </w:ins>
      <w:r>
        <w:t xml:space="preserve">e </w:t>
      </w:r>
      <w:del w:id="105" w:author="J.T. Menchaca" w:date="2026-05-13T00:59:37Z" w16du:dateUtc="2026-05-13T00:59:37Z">
        <w:r>
          <w:rPr/>
          <w:delText>t</w:delText>
        </w:r>
      </w:del>
      <w:del w:id="106" w:author="J.T. Menchaca" w:date="2026-05-13T00:59:37Z" w16du:dateUtc="2026-05-13T00:59:37Z">
        <w:r>
          <w:rPr/>
          <w:delText>an</w:delText>
        </w:r>
      </w:del>
      <w:del w:id="107" w:author="J.T. Menchaca" w:date="2026-05-13T00:59:37Z" w16du:dateUtc="2026-05-13T00:59:37Z">
        <w:r>
          <w:rPr/>
          <w:delText>form</w:delText>
        </w:r>
      </w:del>
      <w:del w:id="115" w:author="J.T. Menchaca" w:date="2026-05-13T01:00:36Z" w16du:dateUtc="2026-05-13T01:00:36Z">
        <w:r>
          <w:rPr/>
          <w:delText xml:space="preserve">usually </w:delText>
        </w:r>
      </w:del>
      <w:del w:id="116" w:author="J.T. Menchaca" w:date="2026-05-13T01:00:36Z" w16du:dateUtc="2026-05-13T01:00:36Z">
        <w:r>
          <w:rPr/>
          <w:delText>p</w:delText>
        </w:r>
      </w:del>
      <w:del w:id="117" w:author="J.T. Menchaca" w:date="2026-05-13T01:00:36Z" w16du:dateUtc="2026-05-13T01:00:36Z">
        <w:r>
          <w:rPr/>
          <w:delText>r</w:delText>
        </w:r>
      </w:del>
      <w:del w:id="118" w:author="J.T. Menchaca" w:date="2026-05-13T01:00:36Z" w16du:dateUtc="2026-05-13T01:00:36Z">
        <w:r>
          <w:rPr/>
          <w:delText>oce</w:delText>
        </w:r>
      </w:del>
      <w:del w:id="119" w:author="J.T. Menchaca" w:date="2026-05-13T01:00:36Z" w16du:dateUtc="2026-05-13T01:00:36Z">
        <w:r>
          <w:rPr/>
          <w:delText>s</w:delText>
        </w:r>
      </w:del>
      <w:ins w:id="101" w:author="J.T. Menchaca" w:date="2026-05-13T00:59:37Z" w16du:dateUtc="2026-05-13T00:59:37Z">
        <w:r>
          <w:rPr/>
          <w:t>s</w:t>
        </w:r>
      </w:ins>
      <w:r>
        <w:t>e</w:t>
      </w:r>
      <w:ins w:id="105" w:author="J.T. Menchaca" w:date="2026-05-13T01:00:36Z" w16du:dateUtc="2026-05-13T01:00:36Z">
        <w:r>
          <w:rPr/>
          <w:t>lecte</w:t>
        </w:r>
      </w:ins>
      <w:r>
        <w:t>d</w:t>
      </w:r>
      <w:ins w:id="106" w:author="J.T. Menchaca" w:date="2026-05-13T01:00:36Z" w16du:dateUtc="2026-05-13T01:00:36Z">
        <w:r>
          <w:rPr/>
          <w:t>,</w:t>
        </w:r>
      </w:ins>
      <w:r>
        <w:t xml:space="preserve"> </w:t>
      </w:r>
      <w:ins w:id="107" w:author="J.T. Menchaca" w:date="2026-05-13T01:00:36Z" w16du:dateUtc="2026-05-13T01:00:36Z">
        <w:r>
          <w:rPr/>
          <w:t>joined, conver</w:t>
        </w:r>
      </w:ins>
      <w:r>
        <w:t>t</w:t>
      </w:r>
      <w:del w:id="120" w:author="J.T. Menchaca" w:date="2026-05-13T01:00:36Z" w16du:dateUtc="2026-05-13T01:00:36Z">
        <w:r>
          <w:rPr/>
          <w:delText>h</w:delText>
        </w:r>
      </w:del>
      <w:ins w:id="108" w:author="J.T. Menchaca" w:date="2026-05-13T01:00:36Z" w16du:dateUtc="2026-05-13T01:00:36Z">
        <w:r>
          <w:rPr/>
          <w:t>ed, g</w:t>
        </w:r>
      </w:ins>
      <w:r>
        <w:t>rou</w:t>
      </w:r>
      <w:del w:id="121" w:author="J.T. Menchaca" w:date="2026-05-13T01:00:36Z" w16du:dateUtc="2026-05-13T01:00:36Z">
        <w:r>
          <w:rPr/>
          <w:delText>gh</w:delText>
        </w:r>
      </w:del>
      <w:ins w:id="109" w:author="J.T. Menchaca" w:date="2026-05-13T01:00:36Z" w16du:dateUtc="2026-05-13T01:00:36Z">
        <w:r>
          <w:rPr/>
          <w:t>ped,</w:t>
        </w:r>
      </w:ins>
      <w:r>
        <w:t xml:space="preserve"> a</w:t>
      </w:r>
      <w:ins w:id="110" w:author="J.T. Menchaca" w:date="2026-05-13T01:00:36Z" w16du:dateUtc="2026-05-13T01:00:36Z">
        <w:r>
          <w:rPr/>
          <w:t>nd</w:t>
        </w:r>
      </w:ins>
      <w:r>
        <w:t xml:space="preserve"> s</w:t>
      </w:r>
      <w:del w:id="122" w:author="J.T. Menchaca" w:date="2026-05-13T01:00:36Z" w16du:dateUtc="2026-05-13T01:00:36Z">
        <w:r>
          <w:rPr/>
          <w:delText>e</w:delText>
        </w:r>
      </w:del>
      <w:ins w:id="111" w:author="J.T. Menchaca" w:date="2026-05-13T01:00:36Z" w16du:dateUtc="2026-05-13T01:00:36Z">
        <w:r>
          <w:rPr/>
          <w:t>umma</w:t>
        </w:r>
      </w:ins>
      <w:r>
        <w:t>ri</w:t>
      </w:r>
      <w:ins w:id="112" w:author="J.T. Menchaca" w:date="2026-05-13T01:00:36Z" w16du:dateUtc="2026-05-13T01:00:36Z">
        <w:r>
          <w:rPr/>
          <w:t>z</w:t>
        </w:r>
      </w:ins>
      <w:r>
        <w:t>e</w:t>
      </w:r>
      <w:del w:id="108" w:author="J.T. Menchaca" w:date="2026-05-13T00:59:37Z" w16du:dateUtc="2026-05-13T00:59:37Z">
        <w:r>
          <w:rPr/>
          <w:delText>abl</w:delText>
        </w:r>
      </w:del>
      <w:del w:id="109" w:author="J.T. Menchaca" w:date="2026-05-13T00:59:37Z" w16du:dateUtc="2026-05-13T00:59:37Z">
        <w:r>
          <w:rPr/>
          <w:delText xml:space="preserve"> o</w:delText>
        </w:r>
      </w:del>
      <w:del w:id="110" w:author="J.T. Menchaca" w:date="2026-05-13T00:59:37Z" w16du:dateUtc="2026-05-13T00:59:37Z">
        <w:r>
          <w:rPr/>
          <w:delText>eration</w:delText>
        </w:r>
      </w:del>
      <w:del w:id="123" w:author="J.T. Menchaca" w:date="2026-05-13T01:00:36Z" w16du:dateUtc="2026-05-13T01:00:36Z">
        <w:r>
          <w:rPr/>
          <w:delText xml:space="preserve">s of </w:delText>
        </w:r>
      </w:del>
      <w:del w:id="124" w:author="J.T. Menchaca" w:date="2026-05-13T01:00:36Z" w16du:dateUtc="2026-05-13T01:00:36Z">
        <w:r>
          <w:rPr/>
          <w:delText>s</w:delText>
        </w:r>
      </w:del>
      <w:del w:id="125" w:author="J.T. Menchaca" w:date="2026-05-13T01:00:36Z" w16du:dateUtc="2026-05-13T01:00:36Z">
        <w:r>
          <w:rPr/>
          <w:delText>t</w:delText>
        </w:r>
      </w:del>
      <w:del w:id="126" w:author="J.T. Menchaca" w:date="2026-05-13T01:00:36Z" w16du:dateUtc="2026-05-13T01:00:36Z">
        <w:r>
          <w:rPr/>
          <w:delText>e</w:delText>
        </w:r>
      </w:del>
      <w:del w:id="127" w:author="J.T. Menchaca" w:date="2026-05-13T01:00:36Z" w16du:dateUtc="2026-05-13T01:00:36Z">
        <w:r>
          <w:rPr/>
          <w:delText>p</w:delText>
        </w:r>
      </w:del>
      <w:del w:id="128" w:author="J.T. Menchaca" w:date="2026-05-13T01:00:36Z" w16du:dateUtc="2026-05-13T01:00:36Z">
        <w:r>
          <w:rPr/>
          <w:delText>s</w:delText>
        </w:r>
      </w:del>
      <w:ins w:id="113" w:author="J.T. Menchaca" w:date="2026-05-13T01:00:36Z" w16du:dateUtc="2026-05-13T01:00:36Z">
        <w:r>
          <w:rPr/>
          <w:t>d</w:t>
        </w:r>
      </w:ins>
      <w:r>
        <w:t xml:space="preserve"> before they </w:t>
      </w:r>
      <w:ins w:id="114" w:author="J.T. Menchaca" w:date="2026-05-13T01:00:36Z" w16du:dateUtc="2026-05-13T01:00:36Z">
        <w:r>
          <w:rPr/>
          <w:t>c</w:t>
        </w:r>
      </w:ins>
      <w:r>
        <w:t>a</w:t>
      </w:r>
      <w:del w:id="129" w:author="J.T. Menchaca" w:date="2026-05-13T01:00:36Z" w16du:dateUtc="2026-05-13T01:00:36Z">
        <w:r>
          <w:rPr/>
          <w:delText>r</w:delText>
        </w:r>
      </w:del>
      <w:ins w:id="115" w:author="J.T. Menchaca" w:date="2026-05-13T01:00:36Z" w16du:dateUtc="2026-05-13T01:00:36Z">
        <w:r>
          <w:rPr/>
          <w:t>n b</w:t>
        </w:r>
      </w:ins>
      <w:r>
        <w:t xml:space="preserve">e analyzed. A typical workflow may read data from files or databases, select a subset of columns, join </w:t>
      </w:r>
      <w:ins w:id="116" w:author="J.T. Menchaca" w:date="2026-05-13T01:00:36Z" w16du:dateUtc="2026-05-13T01:00:36Z">
        <w:r>
          <w:rPr/>
          <w:t>record</w:t>
        </w:r>
      </w:ins>
      <w:r>
        <w:t>s</w:t>
      </w:r>
      <w:del w:id="130" w:author="J.T. Menchaca" w:date="2026-05-13T01:00:36Z" w16du:dateUtc="2026-05-13T01:00:36Z">
        <w:r>
          <w:rPr/>
          <w:delText>ev</w:delText>
        </w:r>
      </w:del>
      <w:ins w:id="117" w:author="J.T. Menchaca" w:date="2026-05-13T01:00:36Z" w16du:dateUtc="2026-05-13T01:00:36Z">
        <w:r>
          <w:rPr/>
          <w:t xml:space="preserve"> from diff</w:t>
        </w:r>
      </w:ins>
      <w:r>
        <w:t>er</w:t>
      </w:r>
      <w:del w:id="131" w:author="J.T. Menchaca" w:date="2026-05-13T01:00:36Z" w16du:dateUtc="2026-05-13T01:00:36Z">
        <w:r>
          <w:rPr/>
          <w:delText>al</w:delText>
        </w:r>
      </w:del>
      <w:ins w:id="118" w:author="J.T. Menchaca" w:date="2026-05-13T01:00:36Z" w16du:dateUtc="2026-05-13T01:00:36Z">
        <w:r>
          <w:rPr/>
          <w:t>ent</w:t>
        </w:r>
      </w:ins>
      <w:r>
        <w:t xml:space="preserve"> </w:t>
      </w:r>
      <w:del w:id="132" w:author="J.T. Menchaca" w:date="2026-05-13T01:00:36Z" w16du:dateUtc="2026-05-13T01:00:36Z">
        <w:r>
          <w:rPr/>
          <w:delText>tabl</w:delText>
        </w:r>
      </w:del>
      <w:ins w:id="119" w:author="J.T. Menchaca" w:date="2026-05-13T01:00:36Z" w16du:dateUtc="2026-05-13T01:00:36Z">
        <w:r>
          <w:rPr/>
          <w:t>sourc</w:t>
        </w:r>
      </w:ins>
      <w:r>
        <w:t>es, convert strings into numbers or dates, re</w:t>
      </w:r>
      <w:del w:id="133" w:author="J.T. Menchaca" w:date="2026-05-13T01:00:36Z" w16du:dateUtc="2026-05-13T01:00:36Z">
        <w:r>
          <w:rPr/>
          <w:delText>sh</w:delText>
        </w:r>
      </w:del>
      <w:ins w:id="120" w:author="J.T. Menchaca" w:date="2026-05-13T01:00:36Z" w16du:dateUtc="2026-05-13T01:00:36Z">
        <w:r>
          <w:rPr/>
          <w:t>org</w:t>
        </w:r>
      </w:ins>
      <w:r>
        <w:t>a</w:t>
      </w:r>
      <w:del w:id="134" w:author="J.T. Menchaca" w:date="2026-05-13T01:00:36Z" w16du:dateUtc="2026-05-13T01:00:36Z">
        <w:r>
          <w:rPr/>
          <w:delText>p</w:delText>
        </w:r>
      </w:del>
      <w:ins w:id="121" w:author="J.T. Menchaca" w:date="2026-05-13T01:00:36Z" w16du:dateUtc="2026-05-13T01:00:36Z">
        <w:r>
          <w:rPr/>
          <w:t>niz</w:t>
        </w:r>
      </w:ins>
      <w:r>
        <w:t>e</w:t>
      </w:r>
      <w:ins w:id="122" w:author="J.T. Menchaca" w:date="2026-05-13T01:00:36Z" w16du:dateUtc="2026-05-13T01:00:36Z">
        <w:r>
          <w:rPr/>
          <w:t xml:space="preserve"> data from</w:t>
        </w:r>
      </w:ins>
      <w:r>
        <w:t xml:space="preserve"> long </w:t>
      </w:r>
      <w:del w:id="135" w:author="J.T. Menchaca" w:date="2026-05-13T01:00:36Z" w16du:dateUtc="2026-05-13T01:00:36Z">
        <w:r>
          <w:rPr/>
          <w:delText>data in</w:delText>
        </w:r>
      </w:del>
      <w:r>
        <w:t>to wide form, group records by patient or encounter, summarize measurements, and then pass the result into a statistical model or dashboard.</w:t>
      </w:r>
    </w:p>
    <w:p w14:paraId="619F9E16" w14:textId="77777777" w:rsidR="005233BB" w:rsidRDefault="00000000">
      <w:pPr>
        <w:pStyle w:val="BodyText"/>
      </w:pPr>
      <w:r>
        <w:t>These steps are routine, but they are also a well-documented source of error. And the consequences of such errors can be large enough to change study conclusions.[4][6][7] A column may be misspelled. A column that existed early in a workflow may no longer exist. Missing values can be introduced after joining two data</w:t>
      </w:r>
      <w:del w:id="137" w:author="J.T. Menchaca" w:date="2026-05-13T01:01:40Z" w16du:dateUtc="2026-05-13T01:01:40Z">
        <w:r>
          <w:rPr/>
          <w:delText xml:space="preserve"> </w:delText>
        </w:r>
      </w:del>
      <w:ins w:id="123" w:author="J.T. Menchaca" w:date="2026-05-13T01:01:40Z" w16du:dateUtc="2026-05-13T01:01:40Z">
        <w:r>
          <w:rPr/>
          <w:t>se</w:t>
        </w:r>
      </w:ins>
      <w:r>
        <w:t>t</w:t>
      </w:r>
      <w:del w:id="138" w:author="J.T. Menchaca" w:date="2026-05-13T01:01:40Z" w16du:dateUtc="2026-05-13T01:01:40Z">
        <w:r>
          <w:rPr/>
          <w:delText>able</w:delText>
        </w:r>
      </w:del>
      <w:r>
        <w:t>s with incomplete data. Numeric laboratory results might have a string of text where a number was expected. A missing dose quantity might lead a medication prescription to be misinterpreted, converted, or silently excluded depending on the programming language being used.</w:t>
      </w:r>
    </w:p>
    <w:p w14:paraId="4380999E" w14:textId="77777777" w:rsidR="005233BB" w:rsidRDefault="00000000">
      <w:pPr>
        <w:pStyle w:val="BodyText"/>
      </w:pPr>
      <w:del w:id="140" w:author="J.T. Menchaca" w:date="2026-05-13T01:02:28Z" w16du:dateUtc="2026-05-13T01:02:28Z">
        <w:r>
          <w:rPr/>
          <w:delText xml:space="preserve">both powerful and widely used </w:delText>
        </w:r>
      </w:del>
      <w:del w:id="141" w:author="J.T. Menchaca" w:date="2026-05-13T01:02:28Z" w16du:dateUtc="2026-05-13T01:02:28Z">
        <w:r>
          <w:rPr/>
          <w:delText xml:space="preserve">but designed so </w:delText>
        </w:r>
      </w:del>
      <w:del w:id="142" w:author="J.T. Menchaca" w:date="2026-05-13T01:02:28Z" w16du:dateUtc="2026-05-13T01:02:28Z">
        <w:r>
          <w:rPr/>
          <w:delText>many</w:delText>
        </w:r>
      </w:del>
      <w:del w:id="143" w:author="J.T. Menchaca" w:date="2026-05-13T01:02:28Z" w16du:dateUtc="2026-05-13T01:02:28Z">
        <w:r>
          <w:rPr/>
          <w:delText xml:space="preserve">can </w:delText>
        </w:r>
      </w:del>
      <w:del w:id="144" w:author="J.T. Menchaca" w:date="2026-05-13T01:02:28Z" w16du:dateUtc="2026-05-13T01:02:28Z">
        <w:r>
          <w:rPr/>
          <w:delText>b</w:delText>
        </w:r>
      </w:del>
      <w:del w:id="145" w:author="J.T. Menchaca" w:date="2026-05-13T01:02:28Z" w16du:dateUtc="2026-05-13T01:02:28Z">
        <w:r>
          <w:rPr/>
          <w:delText xml:space="preserve"> discovered after</w:delText>
        </w:r>
      </w:del>
      <w:r>
        <w:t xml:space="preserve">Most clinical data analysis is performed in Python or R, </w:t>
      </w:r>
      <w:r>
        <w:t xml:space="preserve">programming languages </w:t>
      </w:r>
      <w:r>
        <w:t xml:space="preserve">that </w:t>
      </w:r>
      <w:ins w:id="124" w:author="J.T. Menchaca" w:date="2026-05-13T01:02:28Z" w16du:dateUtc="2026-05-13T01:02:28Z">
        <w:r>
          <w:rPr/>
          <w:t>check for</w:t>
        </w:r>
      </w:ins>
      <w:r>
        <w:t xml:space="preserve"> errors </w:t>
      </w:r>
      <w:r>
        <w:t xml:space="preserve">only </w:t>
      </w:r>
      <w:ins w:id="125" w:author="J.T. Menchaca" w:date="2026-05-13T01:02:28Z" w16du:dateUtc="2026-05-13T01:02:28Z">
        <w:r>
          <w:rPr/>
          <w:t>wh</w:t>
        </w:r>
      </w:ins>
      <w:r>
        <w:t>e</w:t>
      </w:r>
      <w:ins w:id="126" w:author="J.T. Menchaca" w:date="2026-05-13T01:02:28Z" w16du:dateUtc="2026-05-13T01:02:28Z">
        <w:r>
          <w:rPr/>
          <w:t>n</w:t>
        </w:r>
      </w:ins>
      <w:r>
        <w:t xml:space="preserve"> the code runs</w:t>
      </w:r>
      <w:ins w:id="212" w:author="J.T. Menchaca" w:date="2026-05-13T01:14:53Z" w16du:dateUtc="2026-05-13T01:14:53Z">
        <w:r>
          <w:rPr/>
          <w:t xml:space="preserve"> (called runtime checking)</w:t>
        </w:r>
      </w:ins>
      <w:del w:id="147" w:author="J.T. Menchaca" w:date="2026-05-13T01:03:10Z" w16du:dateUtc="2026-05-13T01:03:10Z">
        <w:r>
          <w:rPr/>
          <w:delText>d ma</w:delText>
        </w:r>
      </w:del>
      <w:del w:id="148" w:author="J.T. Menchaca" w:date="2026-05-13T01:03:10Z" w16du:dateUtc="2026-05-13T01:03:10Z">
        <w:r>
          <w:rPr/>
          <w:delText>produce a plau</w:delText>
        </w:r>
      </w:del>
      <w:del w:id="149" w:author="J.T. Menchaca" w:date="2026-05-13T01:03:10Z" w16du:dateUtc="2026-05-13T01:03:10Z">
        <w:r>
          <w:rPr/>
          <w:delText>b</w:delText>
        </w:r>
      </w:del>
      <w:del w:id="150" w:author="J.T. Menchaca" w:date="2026-05-13T01:03:10Z" w16du:dateUtc="2026-05-13T01:03:10Z">
        <w:r>
          <w:rPr/>
          <w:delText>result. Sil</w:delText>
        </w:r>
      </w:del>
      <w:del w:id="151" w:author="J.T. Menchaca" w:date="2026-05-13T01:03:10Z" w16du:dateUtc="2026-05-13T01:03:10Z">
        <w:r>
          <w:rPr/>
          <w:delText>c</w:delText>
        </w:r>
      </w:del>
      <w:del w:id="152" w:author="J.T. Menchaca" w:date="2026-05-13T01:03:10Z" w16du:dateUtc="2026-05-13T01:03:10Z">
        <w:r>
          <w:rPr/>
          <w:delText>tinuatio</w:delText>
        </w:r>
      </w:del>
      <w:del w:id="153" w:author="J.T. Menchaca" w:date="2026-05-13T01:03:10Z" w16du:dateUtc="2026-05-13T01:03:10Z">
        <w:r>
          <w:rPr/>
          <w:delText>articularly ri</w:delText>
        </w:r>
      </w:del>
      <w:del w:id="154" w:author="J.T. Menchaca" w:date="2026-05-13T01:03:10Z" w16du:dateUtc="2026-05-13T01:03:10Z">
        <w:r>
          <w:rPr/>
          <w:delText>ky in clinical data workflows because</w:delText>
        </w:r>
      </w:del>
      <w:del w:id="155" w:author="J.T. Menchaca" w:date="2026-05-13T01:03:10Z" w16du:dateUtc="2026-05-13T01:03:10Z">
        <w:r>
          <w:rPr/>
          <w:delText>appa</w:delText>
        </w:r>
      </w:del>
      <w:del w:id="156" w:author="J.T. Menchaca" w:date="2026-05-13T01:03:10Z" w16du:dateUtc="2026-05-13T01:03:10Z">
        <w:r>
          <w:rPr/>
          <w:delText>n</w:delText>
        </w:r>
      </w:del>
      <w:del w:id="157" w:author="J.T. Menchaca" w:date="2026-05-13T01:03:10Z" w16du:dateUtc="2026-05-13T01:03:10Z">
        <w:r>
          <w:rPr/>
          <w:delText>ly valid</w:delText>
        </w:r>
      </w:del>
      <w:del w:id="158" w:author="J.T. Menchaca" w:date="2026-05-13T01:03:10Z" w16du:dateUtc="2026-05-13T01:03:10Z">
        <w:r>
          <w:rPr/>
          <w:delText>dow</w:delText>
        </w:r>
      </w:del>
      <w:del w:id="159" w:author="J.T. Menchaca" w:date="2026-05-13T01:03:10Z" w16du:dateUtc="2026-05-13T01:03:10Z">
        <w:r>
          <w:rPr/>
          <w:delText>r</w:delText>
        </w:r>
      </w:del>
      <w:del w:id="160" w:author="J.T. Menchaca" w:date="2026-05-13T01:03:10Z" w16du:dateUtc="2026-05-13T01:03:10Z">
        <w:r>
          <w:rPr/>
          <w:delText>am</w:delText>
        </w:r>
      </w:del>
      <w:r>
        <w:t xml:space="preserve">. Some errors are clear because the program stops immediately after the error occurs. Others are harder to detect because the program </w:t>
      </w:r>
      <w:r>
        <w:t xml:space="preserve">continues </w:t>
      </w:r>
      <w:ins w:id="127" w:author="J.T. Menchaca" w:date="2026-05-13T01:03:10Z" w16du:dateUtc="2026-05-13T01:03:10Z">
        <w:r>
          <w:rPr/>
          <w:t xml:space="preserve">without </w:t>
        </w:r>
      </w:ins>
      <w:r>
        <w:t>an</w:t>
      </w:r>
      <w:r>
        <w:t xml:space="preserve">y </w:t>
      </w:r>
      <w:r>
        <w:t>si</w:t>
      </w:r>
      <w:ins w:id="128" w:author="J.T. Menchaca" w:date="2026-05-13T01:03:10Z" w16du:dateUtc="2026-05-13T01:03:10Z">
        <w:r>
          <w:rPr/>
          <w:t>gna</w:t>
        </w:r>
      </w:ins>
      <w:r>
        <w:t>l</w:t>
      </w:r>
      <w:ins w:id="129" w:author="J.T. Menchaca" w:date="2026-05-13T01:03:10Z" w16du:dateUtc="2026-05-13T01:03:10Z">
        <w:r>
          <w:rPr/>
          <w:t xml:space="preserve"> that som</w:t>
        </w:r>
      </w:ins>
      <w:r>
        <w:t>e</w:t>
      </w:r>
      <w:ins w:id="130" w:author="J.T. Menchaca" w:date="2026-05-13T01:03:10Z" w16du:dateUtc="2026-05-13T01:03:10Z">
        <w:r>
          <w:rPr/>
          <w:t>thing</w:t>
        </w:r>
      </w:ins>
      <w:r>
        <w:t xml:space="preserve"> </w:t>
      </w:r>
      <w:ins w:id="131" w:author="J.T. Menchaca" w:date="2026-05-13T01:03:10Z" w16du:dateUtc="2026-05-13T01:03:10Z">
        <w:r>
          <w:rPr/>
          <w:t>w</w:t>
        </w:r>
      </w:ins>
      <w:r>
        <w:t xml:space="preserve">ent </w:t>
      </w:r>
      <w:ins w:id="132" w:author="J.T. Menchaca" w:date="2026-05-13T01:03:10Z" w16du:dateUtc="2026-05-13T01:03:10Z">
        <w:r>
          <w:rPr/>
          <w:t>wr</w:t>
        </w:r>
      </w:ins>
      <w:r>
        <w:t>on</w:t>
      </w:r>
      <w:ins w:id="133" w:author="J.T. Menchaca" w:date="2026-05-13T01:03:10Z" w16du:dateUtc="2026-05-13T01:03:10Z">
        <w:r>
          <w:rPr/>
          <w:t>g. Whe</w:t>
        </w:r>
      </w:ins>
      <w:r>
        <w:t xml:space="preserve">n </w:t>
      </w:r>
      <w:ins w:id="134" w:author="J.T. Menchaca" w:date="2026-05-13T01:03:10Z" w16du:dateUtc="2026-05-13T01:03:10Z">
        <w:r>
          <w:rPr/>
          <w:t>th</w:t>
        </w:r>
      </w:ins>
      <w:r>
        <w:t xml:space="preserve">is </w:t>
      </w:r>
      <w:ins w:id="135" w:author="J.T. Menchaca" w:date="2026-05-13T01:03:10Z" w16du:dateUtc="2026-05-13T01:03:10Z">
        <w:r>
          <w:rPr/>
          <w:t>ha</w:t>
        </w:r>
      </w:ins>
      <w:r>
        <w:t>p</w:t>
      </w:r>
      <w:ins w:id="136" w:author="J.T. Menchaca" w:date="2026-05-13T01:03:10Z" w16du:dateUtc="2026-05-13T01:03:10Z">
        <w:r>
          <w:rPr/>
          <w:t>pen</w:t>
        </w:r>
      </w:ins>
      <w:r>
        <w:t>s</w:t>
      </w:r>
      <w:ins w:id="137" w:author="J.T. Menchaca" w:date="2026-05-13T01:03:10Z" w16du:dateUtc="2026-05-13T01:03:10Z">
        <w:r>
          <w:rPr/>
          <w:t>,</w:t>
        </w:r>
      </w:ins>
      <w:r>
        <w:t xml:space="preserve"> an </w:t>
      </w:r>
      <w:ins w:id="138" w:author="J.T. Menchaca" w:date="2026-05-13T01:03:10Z" w16du:dateUtc="2026-05-13T01:03:10Z">
        <w:r>
          <w:rPr/>
          <w:t>incor</w:t>
        </w:r>
      </w:ins>
      <w:r>
        <w:t>re</w:t>
      </w:r>
      <w:ins w:id="139" w:author="J.T. Menchaca" w:date="2026-05-13T01:03:10Z" w16du:dateUtc="2026-05-13T01:03:10Z">
        <w:r>
          <w:rPr/>
          <w:t>c</w:t>
        </w:r>
      </w:ins>
      <w:r>
        <w:t>t</w:t>
      </w:r>
      <w:r>
        <w:t xml:space="preserve"> result may be used </w:t>
      </w:r>
      <w:ins w:id="140" w:author="J.T. Menchaca" w:date="2026-05-13T01:03:10Z" w16du:dateUtc="2026-05-13T01:03:10Z">
        <w:r>
          <w:rPr/>
          <w:t>i</w:t>
        </w:r>
      </w:ins>
      <w:r>
        <w:t>n</w:t>
      </w:r>
      <w:ins w:id="141" w:author="J.T. Menchaca" w:date="2026-05-13T01:03:10Z" w16du:dateUtc="2026-05-13T01:03:10Z">
        <w:r>
          <w:rPr/>
          <w:t xml:space="preserve"> later </w:t>
        </w:r>
      </w:ins>
      <w:r>
        <w:t>st</w:t>
      </w:r>
      <w:r>
        <w:t>e</w:t>
      </w:r>
      <w:ins w:id="142" w:author="J.T. Menchaca" w:date="2026-05-13T01:03:10Z" w16du:dateUtc="2026-05-13T01:03:10Z">
        <w:r>
          <w:rPr/>
          <w:t>ps</w:t>
        </w:r>
      </w:ins>
      <w:r>
        <w:t xml:space="preserve"> for cohort definition, quality measurement, modeling, or clinical decision support.</w:t>
      </w:r>
    </w:p>
    <w:p w14:paraId="37922441" w14:textId="77777777" w:rsidR="005233BB" w:rsidRDefault="00000000">
      <w:pPr>
        <w:pStyle w:val="BodyText"/>
      </w:pPr>
      <w:r>
        <w:t xml:space="preserve">One analysis found that 25 to 58% of eligible patients were silently dropped from a breast cancer cohort before any researcher touched the data.[11] In a survey across 14 US sites, nearly all Chief Medical Information Officers reported at least one alert malfunction caused by data changes that silently broke </w:t>
      </w:r>
      <w:ins w:id="143" w:author="J.T. Menchaca" w:date="2026-05-13T01:03:42Z" w16du:dateUtc="2026-05-13T01:03:42Z">
        <w:r>
          <w:rPr/>
          <w:t xml:space="preserve">clinical </w:t>
        </w:r>
      </w:ins>
      <w:r>
        <w:t xml:space="preserve">decision </w:t>
      </w:r>
      <w:ins w:id="144" w:author="J.T. Menchaca" w:date="2026-05-13T01:03:42Z" w16du:dateUtc="2026-05-13T01:03:42Z">
        <w:r>
          <w:rPr/>
          <w:t>support ru</w:t>
        </w:r>
      </w:ins>
      <w:r>
        <w:t>l</w:t>
      </w:r>
      <w:del w:id="162" w:author="J.T. Menchaca" w:date="2026-05-13T01:03:42Z" w16du:dateUtc="2026-05-13T01:03:42Z">
        <w:r>
          <w:rPr/>
          <w:delText>ogic</w:delText>
        </w:r>
      </w:del>
      <w:ins w:id="145" w:author="J.T. Menchaca" w:date="2026-05-13T01:03:42Z" w16du:dateUtc="2026-05-13T01:03:42Z">
        <w:r>
          <w:rPr/>
          <w:t>es</w:t>
        </w:r>
      </w:ins>
      <w:r>
        <w:t>.[10]</w:t>
      </w:r>
    </w:p>
    <w:p w14:paraId="7C85B3FE" w14:textId="77777777" w:rsidR="005233BB" w:rsidRDefault="00000000">
      <w:pPr>
        <w:pStyle w:val="BodyText"/>
      </w:pPr>
      <w:del w:id="164" w:author="J.T. Menchaca" w:date="2026-05-13T01:06:58Z" w16du:dateUtc="2026-05-13T01:06:58Z">
        <w:r>
          <w:rPr/>
          <w:delText xml:space="preserve">tools like </w:delText>
        </w:r>
      </w:del>
      <w:del w:id="165" w:author="J.T. Menchaca" w:date="2026-05-13T01:06:58Z" w16du:dateUtc="2026-05-13T01:06:58Z">
        <w:r>
          <w:rPr/>
          <w:delText xml:space="preserve">with static type systems </w:delText>
        </w:r>
      </w:del>
      <w:del w:id="166" w:author="J.T. Menchaca" w:date="2026-05-13T01:06:58Z" w16du:dateUtc="2026-05-13T01:06:58Z">
        <w:r>
          <w:rPr/>
          <w:delText xml:space="preserve">specifically </w:delText>
        </w:r>
      </w:del>
      <w:del w:id="167" w:author="J.T. Menchaca" w:date="2026-05-13T01:06:58Z" w16du:dateUtc="2026-05-13T01:06:58Z">
        <w:r>
          <w:rPr/>
          <w:delText>pr</w:delText>
        </w:r>
      </w:del>
      <w:del w:id="168" w:author="J.T. Menchaca" w:date="2026-05-13T01:06:58Z" w16du:dateUtc="2026-05-13T01:06:58Z">
        <w:r>
          <w:rPr/>
          <w:delText>vent</w:delText>
        </w:r>
      </w:del>
      <w:del w:id="169" w:author="J.T. Menchaca" w:date="2026-05-13T01:06:58Z" w16du:dateUtc="2026-05-13T01:06:58Z">
        <w:r>
          <w:rPr/>
          <w:delText>errors be</w:delText>
        </w:r>
      </w:del>
      <w:del w:id="170" w:author="J.T. Menchaca" w:date="2026-05-13T01:06:58Z" w16du:dateUtc="2026-05-13T01:06:58Z">
        <w:r>
          <w:rPr/>
          <w:delText>e code is run. These languages are widely used in other fields of software engineering, mathematics, and computer science. The theoretical foundation is well established, and these type systems are designed so that</w:delText>
        </w:r>
      </w:del>
      <w:del w:id="171" w:author="J.T. Menchaca" w:date="2026-05-13T01:06:58Z" w16du:dateUtc="2026-05-13T01:06:58Z">
        <w:r>
          <w:rPr/>
          <w:delText xml:space="preserve">are caught </w:delText>
        </w:r>
      </w:del>
      <w:r>
        <w:t xml:space="preserve">In contrast to </w:t>
      </w:r>
      <w:r>
        <w:t>Python and R,</w:t>
      </w:r>
      <w:ins w:id="146" w:author="J.T. Menchaca" w:date="2026-05-13T01:06:58Z" w16du:dateUtc="2026-05-13T01:06:58Z">
        <w:r>
          <w:rPr/>
          <w:t xml:space="preserve"> some</w:t>
        </w:r>
      </w:ins>
      <w:r>
        <w:t xml:space="preserve"> programming languages </w:t>
      </w:r>
      <w:del w:id="293" w:author="J.T. Menchaca" w:date="2026-05-13T01:18:44Z" w16du:dateUtc="2026-05-13T01:18:44Z">
        <w:r>
          <w:rPr/>
          <w:delText>ar</w:delText>
        </w:r>
      </w:del>
      <w:ins w:id="247" w:author="J.T. Menchaca" w:date="2026-05-13T01:18:44Z" w16du:dateUtc="2026-05-13T01:18:44Z">
        <w:r>
          <w:rPr/>
          <w:t>includ</w:t>
        </w:r>
      </w:ins>
      <w:r>
        <w:t xml:space="preserve">e </w:t>
      </w:r>
      <w:del w:id="294" w:author="J.T. Menchaca" w:date="2026-05-13T01:18:44Z" w16du:dateUtc="2026-05-13T01:18:44Z">
        <w:r>
          <w:rPr/>
          <w:delText>desi</w:delText>
        </w:r>
      </w:del>
      <w:ins w:id="248" w:author="J.T. Menchaca" w:date="2026-05-13T01:18:44Z" w16du:dateUtc="2026-05-13T01:18:44Z">
        <w:r>
          <w:rPr/>
          <w:t>a pro</w:t>
        </w:r>
      </w:ins>
      <w:r>
        <w:t>g</w:t>
      </w:r>
      <w:del w:id="295" w:author="J.T. Menchaca" w:date="2026-05-13T01:18:44Z" w16du:dateUtc="2026-05-13T01:18:44Z">
        <w:r>
          <w:rPr/>
          <w:delText>n</w:delText>
        </w:r>
      </w:del>
      <w:ins w:id="249" w:author="J.T. Menchaca" w:date="2026-05-13T01:18:44Z" w16du:dateUtc="2026-05-13T01:18:44Z">
        <w:r>
          <w:rPr/>
          <w:t>ram call</w:t>
        </w:r>
      </w:ins>
      <w:r>
        <w:t xml:space="preserve">ed </w:t>
      </w:r>
      <w:ins w:id="250" w:author="J.T. Menchaca" w:date="2026-05-13T01:18:44Z" w16du:dateUtc="2026-05-13T01:18:44Z">
        <w:r>
          <w:rPr/>
          <w:t xml:space="preserve">a compiler </w:t>
        </w:r>
      </w:ins>
      <w:r>
        <w:t>t</w:t>
      </w:r>
      <w:del w:id="296" w:author="J.T. Menchaca" w:date="2026-05-13T01:18:44Z" w16du:dateUtc="2026-05-13T01:18:44Z">
        <w:r>
          <w:rPr/>
          <w:delText>o</w:delText>
        </w:r>
      </w:del>
      <w:ins w:id="251" w:author="J.T. Menchaca" w:date="2026-05-13T01:18:44Z" w16du:dateUtc="2026-05-13T01:18:44Z">
        <w:r>
          <w:rPr/>
          <w:t>hat</w:t>
        </w:r>
      </w:ins>
      <w:r>
        <w:t xml:space="preserve"> </w:t>
      </w:r>
      <w:ins w:id="147" w:author="J.T. Menchaca" w:date="2026-05-13T01:06:58Z" w16du:dateUtc="2026-05-13T01:06:58Z">
        <w:r>
          <w:rPr/>
          <w:t>ch</w:t>
        </w:r>
      </w:ins>
      <w:r>
        <w:t>e</w:t>
      </w:r>
      <w:ins w:id="148" w:author="J.T. Menchaca" w:date="2026-05-13T01:06:58Z" w16du:dateUtc="2026-05-13T01:06:58Z">
        <w:r>
          <w:rPr/>
          <w:t>ck</w:t>
        </w:r>
      </w:ins>
      <w:ins w:id="252" w:author="J.T. Menchaca" w:date="2026-05-13T01:18:44Z" w16du:dateUtc="2026-05-13T01:18:44Z">
        <w:r>
          <w:rPr/>
          <w:t>s</w:t>
        </w:r>
      </w:ins>
      <w:del w:id="235" w:author="J.T. Menchaca" w:date="2026-05-13T01:14:53Z" w16du:dateUtc="2026-05-13T01:14:53Z">
        <w:r>
          <w:rPr/>
          <w:delText xml:space="preserve"> for this approach</w:delText>
        </w:r>
      </w:del>
      <w:r>
        <w:t xml:space="preserve"> </w:t>
      </w:r>
      <w:r>
        <w:t>for</w:t>
      </w:r>
      <w:r>
        <w:t xml:space="preserve"> certain categories of errors </w:t>
      </w:r>
      <w:r>
        <w:t>before the code runs</w:t>
      </w:r>
      <w:ins w:id="149" w:author="J.T. Menchaca" w:date="2026-05-13T01:06:58Z" w16du:dateUtc="2026-05-13T01:06:58Z">
        <w:r>
          <w:rPr/>
          <w:t>, using what is called a static type system. Th</w:t>
        </w:r>
      </w:ins>
      <w:ins w:id="213" w:author="J.T. Menchaca" w:date="2026-05-13T01:14:53Z" w16du:dateUtc="2026-05-13T01:14:53Z">
        <w:r>
          <w:rPr/>
          <w:t>is is call</w:t>
        </w:r>
      </w:ins>
      <w:ins w:id="149" w:author="J.T. Menchaca" w:date="2026-05-13T01:06:58Z" w16du:dateUtc="2026-05-13T01:06:58Z">
        <w:r>
          <w:rPr/>
          <w:t>e</w:t>
        </w:r>
      </w:ins>
      <w:ins w:id="214" w:author="J.T. Menchaca" w:date="2026-05-13T01:14:53Z" w16du:dateUtc="2026-05-13T01:14:53Z">
        <w:r>
          <w:rPr/>
          <w:t>d compile-time checking, and its</w:t>
        </w:r>
      </w:ins>
      <w:ins w:id="149" w:author="J.T. Menchaca" w:date="2026-05-13T01:06:58Z" w16du:dateUtc="2026-05-13T01:06:58Z">
        <w:r>
          <w:rPr/>
          <w:t xml:space="preserve"> theoretical foundation</w:t>
        </w:r>
      </w:ins>
      <w:ins w:id="149" w:author="J.T. Menchaca" w:date="2026-05-13T01:06:58Z" w16du:dateUtc="2026-05-13T01:06:58Z">
        <w:r>
          <w:rPr/>
          <w:t xml:space="preserve"> is well established</w:t>
        </w:r>
      </w:ins>
      <w:r>
        <w:t>.[18][19]</w:t>
      </w:r>
    </w:p>
    <w:p w14:paraId="30570412" w14:textId="77777777" w:rsidR="005233BB" w:rsidRDefault="00000000">
      <w:pPr>
        <w:pStyle w:val="BodyText"/>
      </w:pPr>
      <w:r>
        <w:t xml:space="preserve">Two independent studies found that static type checking could detect approximately 15% of real-world bugs in </w:t>
      </w:r>
      <w:del w:id="184" w:author="J.T. Menchaca" w:date="2026-05-13T01:10:30Z" w16du:dateUtc="2026-05-13T01:10:30Z">
        <w:r>
          <w:rPr/>
          <w:delText xml:space="preserve">JavaScript and Python </w:delText>
        </w:r>
      </w:del>
      <w:r>
        <w:t>pro</w:t>
      </w:r>
      <w:del w:id="185" w:author="J.T. Menchaca" w:date="2026-05-13T01:10:30Z" w16du:dateUtc="2026-05-13T01:10:30Z">
        <w:r>
          <w:rPr/>
          <w:delText>j</w:delText>
        </w:r>
      </w:del>
      <w:ins w:id="159" w:author="J.T. Menchaca" w:date="2026-05-13T01:10:30Z" w16du:dateUtc="2026-05-13T01:10:30Z">
        <w:r>
          <w:rPr/>
          <w:t>gramming languages that ch</w:t>
        </w:r>
      </w:ins>
      <w:r>
        <w:t>ec</w:t>
      </w:r>
      <w:ins w:id="160" w:author="J.T. Menchaca" w:date="2026-05-13T01:10:30Z" w16du:dateUtc="2026-05-13T01:10:30Z">
        <w:r>
          <w:rPr/>
          <w:t xml:space="preserve">k for errors only when </w:t>
        </w:r>
      </w:ins>
      <w:r>
        <w:t>t</w:t>
      </w:r>
      <w:ins w:id="161" w:author="J.T. Menchaca" w:date="2026-05-13T01:10:30Z" w16du:dateUtc="2026-05-13T01:10:30Z">
        <w:r>
          <w:rPr/>
          <w:t>he code run</w:t>
        </w:r>
      </w:ins>
      <w:del w:id="173" w:author="J.T. Menchaca" w:date="2026-05-13T01:07:34Z" w16du:dateUtc="2026-05-13T01:07:34Z">
        <w:r>
          <w:rPr/>
          <w:delText>mism</w:delText>
        </w:r>
      </w:del>
      <w:del w:id="174" w:author="J.T. Menchaca" w:date="2026-05-13T01:07:34Z" w16du:dateUtc="2026-05-13T01:07:34Z">
        <w:r>
          <w:rPr/>
          <w:delText>ch</w:delText>
        </w:r>
      </w:del>
      <w:del w:id="175" w:author="J.T. Menchaca" w:date="2026-05-13T01:07:34Z" w16du:dateUtc="2026-05-13T01:07:34Z">
        <w:r>
          <w:rPr/>
          <w:delText>d</w:delText>
        </w:r>
      </w:del>
      <w:del w:id="176" w:author="J.T. Menchaca" w:date="2026-05-13T01:07:34Z" w16du:dateUtc="2026-05-13T01:07:34Z">
        <w:r>
          <w:rPr/>
          <w:delText>d</w:delText>
        </w:r>
      </w:del>
      <w:del w:id="177" w:author="J.T. Menchaca" w:date="2026-05-13T01:07:34Z" w16du:dateUtc="2026-05-13T01:07:34Z">
        <w:r>
          <w:rPr/>
          <w:delText>t</w:delText>
        </w:r>
      </w:del>
      <w:del w:id="178" w:author="J.T. Menchaca" w:date="2026-05-13T01:07:34Z" w16du:dateUtc="2026-05-13T01:07:34Z">
        <w:r>
          <w:rPr/>
          <w:delText>typ</w:delText>
        </w:r>
      </w:del>
      <w:del w:id="179" w:author="J.T. Menchaca" w:date="2026-05-13T01:07:34Z" w16du:dateUtc="2026-05-13T01:07:34Z">
        <w:r>
          <w:rPr/>
          <w:delText>s</w:delText>
        </w:r>
      </w:del>
      <w:del w:id="180" w:author="J.T. Menchaca" w:date="2026-05-13T01:07:34Z" w16du:dateUtc="2026-05-13T01:07:34Z">
        <w:r>
          <w:rPr/>
          <w:delText>t</w:delText>
        </w:r>
      </w:del>
      <w:del w:id="181" w:author="J.T. Menchaca" w:date="2026-05-13T01:07:34Z" w16du:dateUtc="2026-05-13T01:07:34Z">
        <w:r>
          <w:rPr/>
          <w:delText>a</w:delText>
        </w:r>
      </w:del>
      <w:del w:id="182" w:author="J.T. Menchaca" w:date="2026-05-13T01:07:34Z" w16du:dateUtc="2026-05-13T01:07:34Z">
        <w:r>
          <w:rPr/>
          <w:delText>sformation work</w:delText>
        </w:r>
      </w:del>
      <w:r>
        <w:t xml:space="preserve">s, with missing-value errors, references to things that no longer exist, and </w:t>
      </w:r>
      <w:ins w:id="150" w:author="J.T. Menchaca" w:date="2026-05-13T01:07:34Z" w16du:dateUtc="2026-05-13T01:07:34Z">
        <w:r>
          <w:rPr/>
          <w:t>tre</w:t>
        </w:r>
      </w:ins>
      <w:r>
        <w:t>at</w:t>
      </w:r>
      <w:ins w:id="151" w:author="J.T. Menchaca" w:date="2026-05-13T01:07:34Z" w16du:dateUtc="2026-05-13T01:07:34Z">
        <w:r>
          <w:rPr/>
          <w:t>ing t</w:t>
        </w:r>
      </w:ins>
      <w:r>
        <w:t>e</w:t>
      </w:r>
      <w:ins w:id="152" w:author="J.T. Menchaca" w:date="2026-05-13T01:07:34Z" w16du:dateUtc="2026-05-13T01:07:34Z">
        <w:r>
          <w:rPr/>
          <w:t>xt</w:t>
        </w:r>
      </w:ins>
      <w:r>
        <w:t xml:space="preserve"> </w:t>
      </w:r>
      <w:r>
        <w:t>a</w:t>
      </w:r>
      <w:ins w:id="153" w:author="J.T. Menchaca" w:date="2026-05-13T01:07:34Z" w16du:dateUtc="2026-05-13T01:07:34Z">
        <w:r>
          <w:rPr/>
          <w:t xml:space="preserve">s </w:t>
        </w:r>
      </w:ins>
      <w:r>
        <w:t xml:space="preserve">a </w:t>
      </w:r>
      <w:ins w:id="154" w:author="J.T. Menchaca" w:date="2026-05-13T01:07:34Z" w16du:dateUtc="2026-05-13T01:07:34Z">
        <w:r>
          <w:rPr/>
          <w:t>numb</w:t>
        </w:r>
      </w:ins>
      <w:r>
        <w:t>e</w:t>
      </w:r>
      <w:ins w:id="155" w:author="J.T. Menchaca" w:date="2026-05-13T01:07:34Z" w16du:dateUtc="2026-05-13T01:07:34Z">
        <w:r>
          <w:rPr/>
          <w:t>r</w:t>
        </w:r>
      </w:ins>
      <w:r>
        <w:t xml:space="preserve"> among the most common preventable categories.[20][21] These are the same kinds of errors that arise in clinical data </w:t>
      </w:r>
      <w:ins w:id="156" w:author="J.T. Menchaca" w:date="2026-05-13T01:07:34Z" w16du:dateUtc="2026-05-13T01:07:34Z">
        <w:r>
          <w:rPr/>
          <w:t>p</w:t>
        </w:r>
      </w:ins>
      <w:r>
        <w:t>r</w:t>
      </w:r>
      <w:ins w:id="157" w:author="J.T. Menchaca" w:date="2026-05-13T01:07:34Z" w16du:dateUtc="2026-05-13T01:07:34Z">
        <w:r>
          <w:rPr/>
          <w:t>ocessi</w:t>
        </w:r>
      </w:ins>
      <w:r>
        <w:t>n</w:t>
      </w:r>
      <w:ins w:id="158" w:author="J.T. Menchaca" w:date="2026-05-13T01:07:34Z" w16du:dateUtc="2026-05-13T01:07:34Z">
        <w:r>
          <w:rPr/>
          <w:t>g</w:t>
        </w:r>
      </w:ins>
      <w:r>
        <w:t>.</w:t>
      </w:r>
    </w:p>
    <w:p w14:paraId="1543F67E" w14:textId="77777777" w:rsidR="005233BB" w:rsidRDefault="00000000">
      <w:pPr>
        <w:pStyle w:val="BodyText"/>
      </w:pPr>
      <w:r>
        <w:t>TypeScrip</w:t>
      </w:r>
      <w:ins w:id="162" w:author="J.T. Menchaca" w:date="2026-05-13T01:10:30Z" w16du:dateUtc="2026-05-13T01:10:30Z">
        <w:r>
          <w:rPr/>
          <w:t>t is a programming language with a static type system tha</w:t>
        </w:r>
      </w:ins>
      <w:r>
        <w:t xml:space="preserve">t is increasingly used in clinical informatics for </w:t>
      </w:r>
      <w:del w:id="186" w:author="J.T. Menchaca" w:date="2026-05-13T01:10:30Z" w16du:dateUtc="2026-05-13T01:10:30Z">
        <w:r>
          <w:rPr/>
          <w:delText>FHIR-b</w:delText>
        </w:r>
      </w:del>
      <w:ins w:id="163" w:author="J.T. Menchaca" w:date="2026-05-13T01:10:30Z" w16du:dateUtc="2026-05-13T01:10:30Z">
        <w:r>
          <w:rPr/>
          <w:t>he</w:t>
        </w:r>
      </w:ins>
      <w:r>
        <w:t>a</w:t>
      </w:r>
      <w:ins w:id="164" w:author="J.T. Menchaca" w:date="2026-05-13T01:10:30Z" w16du:dateUtc="2026-05-13T01:10:30Z">
        <w:r>
          <w:rPr/>
          <w:t xml:space="preserve">lth data </w:t>
        </w:r>
      </w:ins>
      <w:r>
        <w:t>s</w:t>
      </w:r>
      <w:del w:id="187" w:author="J.T. Menchaca" w:date="2026-05-13T01:10:30Z" w16du:dateUtc="2026-05-13T01:10:30Z">
        <w:r>
          <w:rPr/>
          <w:delText>e</w:delText>
        </w:r>
      </w:del>
      <w:ins w:id="165" w:author="J.T. Menchaca" w:date="2026-05-13T01:10:30Z" w16du:dateUtc="2026-05-13T01:10:30Z">
        <w:r>
          <w:rPr/>
          <w:t>tan</w:t>
        </w:r>
      </w:ins>
      <w:r>
        <w:t>d</w:t>
      </w:r>
      <w:del w:id="188" w:author="J.T. Menchaca" w:date="2026-05-13T01:10:30Z" w16du:dateUtc="2026-05-13T01:10:30Z">
        <w:r>
          <w:rPr/>
          <w:delText xml:space="preserve"> inte</w:delText>
        </w:r>
      </w:del>
      <w:ins w:id="166" w:author="J.T. Menchaca" w:date="2026-05-13T01:10:30Z" w16du:dateUtc="2026-05-13T01:10:30Z">
        <w:r>
          <w:rPr/>
          <w:t>a</w:t>
        </w:r>
      </w:ins>
      <w:r>
        <w:t>r</w:t>
      </w:r>
      <w:del w:id="189" w:author="J.T. Menchaca" w:date="2026-05-13T01:10:30Z" w16du:dateUtc="2026-05-13T01:10:30Z">
        <w:r>
          <w:rPr/>
          <w:delText>operability tool</w:delText>
        </w:r>
      </w:del>
      <w:ins w:id="167" w:author="J.T. Menchaca" w:date="2026-05-13T01:10:30Z" w16du:dateUtc="2026-05-13T01:10:30Z">
        <w:r>
          <w:rPr/>
          <w:t>d</w:t>
        </w:r>
      </w:ins>
      <w:r>
        <w:t xml:space="preserve">s, web dashboards, and </w:t>
      </w:r>
      <w:del w:id="190" w:author="J.T. Menchaca" w:date="2026-05-13T01:10:30Z" w16du:dateUtc="2026-05-13T01:10:30Z">
        <w:r>
          <w:rPr/>
          <w:delText>applic</w:delText>
        </w:r>
      </w:del>
      <w:ins w:id="168" w:author="J.T. Menchaca" w:date="2026-05-13T01:10:30Z" w16du:dateUtc="2026-05-13T01:10:30Z">
        <w:r>
          <w:rPr/>
          <w:t>d</w:t>
        </w:r>
      </w:ins>
      <w:r>
        <w:t>at</w:t>
      </w:r>
      <w:del w:id="191" w:author="J.T. Menchaca" w:date="2026-05-13T01:10:30Z" w16du:dateUtc="2026-05-13T01:10:30Z">
        <w:r>
          <w:rPr/>
          <w:delText>ion</w:delText>
        </w:r>
      </w:del>
      <w:ins w:id="169" w:author="J.T. Menchaca" w:date="2026-05-13T01:10:30Z" w16du:dateUtc="2026-05-13T01:10:30Z">
        <w:r>
          <w:rPr/>
          <w:t>a</w:t>
        </w:r>
      </w:ins>
      <w:r>
        <w:t xml:space="preserve"> </w:t>
      </w:r>
      <w:del w:id="192" w:author="J.T. Menchaca" w:date="2026-05-13T01:10:30Z" w16du:dateUtc="2026-05-13T01:10:30Z">
        <w:r>
          <w:rPr/>
          <w:delText>programming int</w:delText>
        </w:r>
      </w:del>
      <w:ins w:id="170" w:author="J.T. Menchaca" w:date="2026-05-13T01:10:30Z" w16du:dateUtc="2026-05-13T01:10:30Z">
        <w:r>
          <w:rPr/>
          <w:t>s</w:t>
        </w:r>
      </w:ins>
      <w:r>
        <w:t>er</w:t>
      </w:r>
      <w:del w:id="193" w:author="J.T. Menchaca" w:date="2026-05-13T01:10:30Z" w16du:dateUtc="2026-05-13T01:10:30Z">
        <w:r>
          <w:rPr/>
          <w:delText>fa</w:delText>
        </w:r>
      </w:del>
      <w:ins w:id="171" w:author="J.T. Menchaca" w:date="2026-05-13T01:10:30Z" w16du:dateUtc="2026-05-13T01:10:30Z">
        <w:r>
          <w:rPr/>
          <w:t>vi</w:t>
        </w:r>
      </w:ins>
      <w:r>
        <w:t>ces.[26][27][28]</w:t>
      </w:r>
      <w:del w:id="194" w:author="J.T. Menchaca" w:date="2026-05-13T01:10:30Z" w16du:dateUtc="2026-05-13T01:10:30Z">
        <w:r>
          <w:rPr/>
          <w:delText xml:space="preserve"> The language recently surpassed Python as the most used programming language on GitHub, in part because typed languages make AI-assisted coding more reliable in production.[25]</w:delText>
        </w:r>
      </w:del>
    </w:p>
    <w:p w14:paraId="6B53EBFB" w14:textId="77777777" w:rsidR="005233BB" w:rsidRDefault="00000000">
      <w:pPr>
        <w:pStyle w:val="BodyText"/>
      </w:pPr>
      <w:r>
        <w:t xml:space="preserve">Despite this </w:t>
      </w:r>
      <w:ins w:id="172" w:author="J.T. Menchaca" w:date="2026-05-13T01:11:29Z" w16du:dateUtc="2026-05-13T01:11:29Z">
        <w:r>
          <w:rPr/>
          <w:t>wides</w:t>
        </w:r>
      </w:ins>
      <w:r>
        <w:t>pre</w:t>
      </w:r>
      <w:del w:id="196" w:author="J.T. Menchaca" w:date="2026-05-13T01:11:29Z" w16du:dateUtc="2026-05-13T01:11:29Z">
        <w:r>
          <w:rPr/>
          <w:delText>v</w:delText>
        </w:r>
      </w:del>
      <w:r>
        <w:t>a</w:t>
      </w:r>
      <w:del w:id="197" w:author="J.T. Menchaca" w:date="2026-05-13T01:11:29Z" w16du:dateUtc="2026-05-13T01:11:29Z">
        <w:r>
          <w:rPr/>
          <w:delText>lenc</w:delText>
        </w:r>
      </w:del>
      <w:ins w:id="173" w:author="J.T. Menchaca" w:date="2026-05-13T01:11:29Z" w16du:dateUtc="2026-05-13T01:11:29Z">
        <w:r>
          <w:rPr/>
          <w:t>d us</w:t>
        </w:r>
      </w:ins>
      <w:r>
        <w:t xml:space="preserve">e, TypeScript has not traditionally been used as a primary language for data analysis. Clinical applications that receive, </w:t>
      </w:r>
      <w:del w:id="198" w:author="J.T. Menchaca" w:date="2026-05-13T01:11:29Z" w16du:dateUtc="2026-05-13T01:11:29Z">
        <w:r>
          <w:rPr/>
          <w:delText>t</w:delText>
        </w:r>
      </w:del>
      <w:ins w:id="174" w:author="J.T. Menchaca" w:date="2026-05-13T01:11:29Z" w16du:dateUtc="2026-05-13T01:11:29Z">
        <w:r>
          <w:rPr/>
          <w:t>p</w:t>
        </w:r>
      </w:ins>
      <w:r>
        <w:t>r</w:t>
      </w:r>
      <w:del w:id="199" w:author="J.T. Menchaca" w:date="2026-05-13T01:11:29Z" w16du:dateUtc="2026-05-13T01:11:29Z">
        <w:r>
          <w:rPr/>
          <w:delText>an</w:delText>
        </w:r>
      </w:del>
      <w:ins w:id="175" w:author="J.T. Menchaca" w:date="2026-05-13T01:11:29Z" w16du:dateUtc="2026-05-13T01:11:29Z">
        <w:r>
          <w:rPr/>
          <w:t>oce</w:t>
        </w:r>
      </w:ins>
      <w:r>
        <w:t>s</w:t>
      </w:r>
      <w:del w:id="200" w:author="J.T. Menchaca" w:date="2026-05-13T01:11:29Z" w16du:dateUtc="2026-05-13T01:11:29Z">
        <w:r>
          <w:rPr/>
          <w:delText>form</w:delText>
        </w:r>
      </w:del>
      <w:ins w:id="176" w:author="J.T. Menchaca" w:date="2026-05-13T01:11:29Z" w16du:dateUtc="2026-05-13T01:11:29Z">
        <w:r>
          <w:rPr/>
          <w:t>s</w:t>
        </w:r>
      </w:ins>
      <w:r>
        <w:t xml:space="preserve">, and display patient data </w:t>
      </w:r>
      <w:ins w:id="177" w:author="J.T. Menchaca" w:date="2026-05-13T01:11:29Z" w16du:dateUtc="2026-05-13T01:11:29Z">
        <w:r>
          <w:rPr/>
          <w:t>us</w:t>
        </w:r>
      </w:ins>
      <w:r>
        <w:t>in</w:t>
      </w:r>
      <w:ins w:id="178" w:author="J.T. Menchaca" w:date="2026-05-13T01:11:29Z" w16du:dateUtc="2026-05-13T01:11:29Z">
        <w:r>
          <w:rPr/>
          <w:t>g</w:t>
        </w:r>
      </w:ins>
      <w:r>
        <w:t xml:space="preserve"> TypeScript typically export that data to Python or R for analysis, then re-import results. This boundary crossing introduces its own opportunities for error. As </w:t>
      </w:r>
      <w:ins w:id="179" w:author="J.T. Menchaca" w:date="2026-05-13T01:11:29Z" w16du:dateUtc="2026-05-13T01:11:29Z">
        <w:r>
          <w:rPr/>
          <w:t xml:space="preserve">regulators begin to require </w:t>
        </w:r>
      </w:ins>
      <w:r>
        <w:t xml:space="preserve">data quality evaluation </w:t>
      </w:r>
      <w:del w:id="201" w:author="J.T. Menchaca" w:date="2026-05-13T01:11:29Z" w16du:dateUtc="2026-05-13T01:11:29Z">
        <w:r>
          <w:rPr/>
          <w:delText xml:space="preserve">moves from best practice toward regulatory expectation </w:delText>
        </w:r>
      </w:del>
      <w:r>
        <w:t xml:space="preserve">for clinical </w:t>
      </w:r>
      <w:del w:id="202" w:author="J.T. Menchaca" w:date="2026-05-13T01:11:29Z" w16du:dateUtc="2026-05-13T01:11:29Z">
        <w:r>
          <w:rPr/>
          <w:delText>AI p</w:delText>
        </w:r>
      </w:del>
      <w:ins w:id="180" w:author="J.T. Menchaca" w:date="2026-05-13T01:11:29Z" w16du:dateUtc="2026-05-13T01:11:29Z">
        <w:r>
          <w:rPr/>
          <w:t>softwa</w:t>
        </w:r>
      </w:ins>
      <w:r>
        <w:t>r</w:t>
      </w:r>
      <w:del w:id="203" w:author="J.T. Menchaca" w:date="2026-05-13T01:11:29Z" w16du:dateUtc="2026-05-13T01:11:29Z">
        <w:r>
          <w:rPr/>
          <w:delText>oducts</w:delText>
        </w:r>
      </w:del>
      <w:ins w:id="181" w:author="J.T. Menchaca" w:date="2026-05-13T01:11:29Z" w16du:dateUtc="2026-05-13T01:11:29Z">
        <w:r>
          <w:rPr/>
          <w:t>e</w:t>
        </w:r>
      </w:ins>
      <w:r>
        <w:t xml:space="preserve">,[29][30] the cost of undetected </w:t>
      </w:r>
      <w:del w:id="204" w:author="J.T. Menchaca" w:date="2026-05-13T01:11:29Z" w16du:dateUtc="2026-05-13T01:11:29Z">
        <w:r>
          <w:rPr/>
          <w:delText>t</w:delText>
        </w:r>
      </w:del>
      <w:ins w:id="182" w:author="J.T. Menchaca" w:date="2026-05-13T01:11:29Z" w16du:dateUtc="2026-05-13T01:11:29Z">
        <w:r>
          <w:rPr/>
          <w:t>p</w:t>
        </w:r>
      </w:ins>
      <w:r>
        <w:t>r</w:t>
      </w:r>
      <w:del w:id="205" w:author="J.T. Menchaca" w:date="2026-05-13T01:11:29Z" w16du:dateUtc="2026-05-13T01:11:29Z">
        <w:r>
          <w:rPr/>
          <w:delText>a</w:delText>
        </w:r>
      </w:del>
      <w:ins w:id="183" w:author="J.T. Menchaca" w:date="2026-05-13T01:11:29Z" w16du:dateUtc="2026-05-13T01:11:29Z">
        <w:r>
          <w:rPr/>
          <w:t>ocessi</w:t>
        </w:r>
      </w:ins>
      <w:r>
        <w:t>n</w:t>
      </w:r>
      <w:del w:id="206" w:author="J.T. Menchaca" w:date="2026-05-13T01:11:29Z" w16du:dateUtc="2026-05-13T01:11:29Z">
        <w:r>
          <w:rPr/>
          <w:delText>sformation</w:delText>
        </w:r>
      </w:del>
      <w:ins w:id="184" w:author="J.T. Menchaca" w:date="2026-05-13T01:11:29Z" w16du:dateUtc="2026-05-13T01:11:29Z">
        <w:r>
          <w:rPr/>
          <w:t>g</w:t>
        </w:r>
      </w:ins>
      <w:r>
        <w:t xml:space="preserve"> errors increases.</w:t>
      </w:r>
    </w:p>
    <w:p w14:paraId="0D90DC78" w14:textId="77777777" w:rsidR="005233BB" w:rsidRDefault="00000000" w:rsidP="00FE3CE2">
      <w:pPr>
        <w:pStyle w:val="BodyText"/>
      </w:pPr>
      <w:r>
        <w:t xml:space="preserve">This study evaluates whether a data analysis framework built in TypeScript can detect </w:t>
      </w:r>
      <w:del w:id="208" w:author="J.T. Menchaca" w:date="2026-05-13T01:11:52Z" w16du:dateUtc="2026-05-13T01:11:52Z">
        <w:r>
          <w:rPr/>
          <w:delText xml:space="preserve">a </w:delText>
        </w:r>
      </w:del>
      <w:ins w:id="185" w:author="J.T. Menchaca" w:date="2026-05-13T01:11:52Z" w16du:dateUtc="2026-05-13T01:11:52Z">
        <w:r>
          <w:rPr/>
          <w:t>co</w:t>
        </w:r>
      </w:ins>
      <w:r>
        <w:t>m</w:t>
      </w:r>
      <w:del w:id="209" w:author="J.T. Menchaca" w:date="2026-05-13T01:11:52Z" w16du:dateUtc="2026-05-13T01:11:52Z">
        <w:r>
          <w:rPr/>
          <w:delText>ea</w:delText>
        </w:r>
      </w:del>
      <w:ins w:id="186" w:author="J.T. Menchaca" w:date="2026-05-13T01:11:52Z" w16du:dateUtc="2026-05-13T01:11:52Z">
        <w:r>
          <w:rPr/>
          <w:t>mo</w:t>
        </w:r>
      </w:ins>
      <w:r>
        <w:t>n</w:t>
      </w:r>
      <w:del w:id="210" w:author="J.T. Menchaca" w:date="2026-05-13T01:11:52Z" w16du:dateUtc="2026-05-13T01:11:52Z">
        <w:r>
          <w:rPr/>
          <w:delText>ingful class of</w:delText>
        </w:r>
      </w:del>
      <w:r>
        <w:t xml:space="preserve"> clinical data </w:t>
      </w:r>
      <w:del w:id="211" w:author="J.T. Menchaca" w:date="2026-05-13T01:11:52Z" w16du:dateUtc="2026-05-13T01:11:52Z">
        <w:r>
          <w:rPr/>
          <w:delText>t</w:delText>
        </w:r>
      </w:del>
      <w:ins w:id="187" w:author="J.T. Menchaca" w:date="2026-05-13T01:11:52Z" w16du:dateUtc="2026-05-13T01:11:52Z">
        <w:r>
          <w:rPr/>
          <w:t>p</w:t>
        </w:r>
      </w:ins>
      <w:r>
        <w:t>r</w:t>
      </w:r>
      <w:del w:id="212" w:author="J.T. Menchaca" w:date="2026-05-13T01:11:52Z" w16du:dateUtc="2026-05-13T01:11:52Z">
        <w:r>
          <w:rPr/>
          <w:delText>a</w:delText>
        </w:r>
      </w:del>
      <w:ins w:id="188" w:author="J.T. Menchaca" w:date="2026-05-13T01:11:52Z" w16du:dateUtc="2026-05-13T01:11:52Z">
        <w:r>
          <w:rPr/>
          <w:t>ocessi</w:t>
        </w:r>
      </w:ins>
      <w:r>
        <w:t>n</w:t>
      </w:r>
      <w:del w:id="213" w:author="J.T. Menchaca" w:date="2026-05-13T01:11:52Z" w16du:dateUtc="2026-05-13T01:11:52Z">
        <w:r>
          <w:rPr/>
          <w:delText>sformation</w:delText>
        </w:r>
      </w:del>
      <w:ins w:id="189" w:author="J.T. Menchaca" w:date="2026-05-13T01:11:52Z" w16du:dateUtc="2026-05-13T01:11:52Z">
        <w:r>
          <w:rPr/>
          <w:t>g</w:t>
        </w:r>
      </w:ins>
      <w:r>
        <w:t xml:space="preserve"> errors compared to conventional Python and R workflows, and characterizes the practical limits of this approach.</w:t>
      </w:r>
    </w:p>
    <w:p w14:paraId="0966AACF" w14:textId="77777777" w:rsidR="005233BB" w:rsidRDefault="00000000">
      <w:pPr>
        <w:pStyle w:val="Heading2"/>
      </w:pPr>
      <w:bookmarkStart w:id="8" w:name="objective-1"/>
      <w:bookmarkEnd w:id="6"/>
      <w:bookmarkEnd w:id="7"/>
      <w:r>
        <w:t>Objective</w:t>
      </w:r>
    </w:p>
    <w:p w14:paraId="42B3780D" w14:textId="77777777" w:rsidR="005233BB" w:rsidRDefault="00000000">
      <w:pPr>
        <w:pStyle w:val="FirstParagraph"/>
      </w:pPr>
      <w:r>
        <w:t>We developed Tidy-TS, a</w:t>
      </w:r>
      <w:del w:id="215" w:author="J.T. Menchaca" w:date="2026-05-13T01:12:48Z" w16du:dateUtc="2026-05-13T01:12:48Z">
        <w:r>
          <w:rPr/>
          <w:delText xml:space="preserve"> dataframe</w:delText>
        </w:r>
      </w:del>
      <w:r>
        <w:t xml:space="preserve"> framework for clinical data analysis in TypeScript</w:t>
      </w:r>
      <w:ins w:id="190" w:author="J.T. Menchaca" w:date="2026-05-13T01:12:48Z" w16du:dateUtc="2026-05-13T01:12:48Z">
        <w:r>
          <w:rPr/>
          <w:t xml:space="preserve"> that represents data as structured datasets called dataframes</w:t>
        </w:r>
      </w:ins>
      <w:r>
        <w:t>. The evaluation addressed three questions.</w:t>
      </w:r>
    </w:p>
    <w:p w14:paraId="7A11750B" w14:textId="77777777" w:rsidR="005233BB" w:rsidRDefault="00000000">
      <w:pPr>
        <w:pStyle w:val="Compact"/>
        <w:numPr>
          <w:ilvl w:val="0"/>
          <w:numId w:val="2"/>
        </w:numPr>
      </w:pPr>
      <w:r>
        <w:t>Can TypeScript</w:t>
      </w:r>
      <w:del w:id="217" w:author="J.T. Menchaca" w:date="2026-05-13T01:13:10Z" w16du:dateUtc="2026-05-13T01:13:10Z">
        <w:r>
          <w:rPr/>
          <w:delText>’</w:delText>
        </w:r>
      </w:del>
      <w:ins w:id="191" w:author="J.T. Menchaca" w:date="2026-05-13T01:13:10Z" w16du:dateUtc="2026-05-13T01:13:10Z">
        <w:r>
          <w:rPr/>
          <w:t>'</w:t>
        </w:r>
      </w:ins>
      <w:r>
        <w:t>s type system track</w:t>
      </w:r>
      <w:del w:id="218" w:author="J.T. Menchaca" w:date="2026-05-13T01:13:10Z" w16du:dateUtc="2026-05-13T01:13:10Z">
        <w:r>
          <w:rPr/>
          <w:delText xml:space="preserve"> data</w:delText>
        </w:r>
      </w:del>
      <w:r>
        <w:t xml:space="preserve"> column names, types, and whether values may be missing through clinical data </w:t>
      </w:r>
      <w:ins w:id="192" w:author="J.T. Menchaca" w:date="2026-05-13T01:13:10Z" w16du:dateUtc="2026-05-13T01:13:10Z">
        <w:r>
          <w:rPr/>
          <w:t>processing s</w:t>
        </w:r>
      </w:ins>
      <w:r>
        <w:t>t</w:t>
      </w:r>
      <w:del w:id="219" w:author="J.T. Menchaca" w:date="2026-05-13T01:13:10Z" w16du:dateUtc="2026-05-13T01:13:10Z">
        <w:r>
          <w:rPr/>
          <w:delText>ransformation</w:delText>
        </w:r>
      </w:del>
      <w:ins w:id="193" w:author="J.T. Menchaca" w:date="2026-05-13T01:13:10Z" w16du:dateUtc="2026-05-13T01:13:10Z">
        <w:r>
          <w:rPr/>
          <w:t>ep</w:t>
        </w:r>
      </w:ins>
      <w:r>
        <w:t xml:space="preserve">s, and </w:t>
      </w:r>
      <w:del w:id="220" w:author="J.T. Menchaca" w:date="2026-05-13T01:13:10Z" w16du:dateUtc="2026-05-13T01:13:10Z">
        <w:r>
          <w:rPr/>
          <w:delText>reje</w:delText>
        </w:r>
      </w:del>
      <w:r>
        <w:t>c</w:t>
      </w:r>
      <w:ins w:id="194" w:author="J.T. Menchaca" w:date="2026-05-13T01:13:10Z" w16du:dateUtc="2026-05-13T01:13:10Z">
        <w:r>
          <w:rPr/>
          <w:t>a</w:t>
        </w:r>
      </w:ins>
      <w:r>
        <w:t>t</w:t>
      </w:r>
      <w:ins w:id="195" w:author="J.T. Menchaca" w:date="2026-05-13T01:13:10Z" w16du:dateUtc="2026-05-13T01:13:10Z">
        <w:r>
          <w:rPr/>
          <w:t>ch</w:t>
        </w:r>
      </w:ins>
      <w:r>
        <w:t xml:space="preserve"> </w:t>
      </w:r>
      <w:del w:id="221" w:author="J.T. Menchaca" w:date="2026-05-13T01:13:10Z" w16du:dateUtc="2026-05-13T01:13:10Z">
        <w:r>
          <w:rPr/>
          <w:delText>invalid op</w:delText>
        </w:r>
      </w:del>
      <w:r>
        <w:t>er</w:t>
      </w:r>
      <w:del w:id="222" w:author="J.T. Menchaca" w:date="2026-05-13T01:13:10Z" w16du:dateUtc="2026-05-13T01:13:10Z">
        <w:r>
          <w:rPr/>
          <w:delText>ati</w:delText>
        </w:r>
      </w:del>
      <w:ins w:id="196" w:author="J.T. Menchaca" w:date="2026-05-13T01:13:10Z" w16du:dateUtc="2026-05-13T01:13:10Z">
        <w:r>
          <w:rPr/>
          <w:t>r</w:t>
        </w:r>
      </w:ins>
      <w:r>
        <w:t>o</w:t>
      </w:r>
      <w:del w:id="223" w:author="J.T. Menchaca" w:date="2026-05-13T01:13:10Z" w16du:dateUtc="2026-05-13T01:13:10Z">
        <w:r>
          <w:rPr/>
          <w:delText>n</w:delText>
        </w:r>
      </w:del>
      <w:ins w:id="197" w:author="J.T. Menchaca" w:date="2026-05-13T01:13:10Z" w16du:dateUtc="2026-05-13T01:13:10Z">
        <w:r>
          <w:rPr/>
          <w:t>r</w:t>
        </w:r>
      </w:ins>
      <w:r>
        <w:t>s befor</w:t>
      </w:r>
      <w:ins w:id="198" w:author="J.T. Menchaca" w:date="2026-05-13T01:13:10Z" w16du:dateUtc="2026-05-13T01:13:10Z">
        <w:r>
          <w:rPr/>
          <w:t>e th</w:t>
        </w:r>
      </w:ins>
      <w:r>
        <w:t>e code runs?</w:t>
      </w:r>
    </w:p>
    <w:p w14:paraId="0AC41D89" w14:textId="77777777" w:rsidR="005233BB" w:rsidRDefault="00000000">
      <w:pPr>
        <w:pStyle w:val="Compact"/>
        <w:numPr>
          <w:ilvl w:val="0"/>
          <w:numId w:val="2"/>
        </w:numPr>
      </w:pPr>
      <w:r>
        <w:t xml:space="preserve">How </w:t>
      </w:r>
      <w:del w:id="224" w:author="J.T. Menchaca" w:date="2026-05-13T01:13:10Z" w16du:dateUtc="2026-05-13T01:13:10Z">
        <w:r>
          <w:rPr/>
          <w:delText>do</w:delText>
        </w:r>
      </w:del>
      <w:ins w:id="199" w:author="J.T. Menchaca" w:date="2026-05-13T01:13:10Z" w16du:dateUtc="2026-05-13T01:13:10Z">
        <w:r>
          <w:rPr/>
          <w:t>are</w:t>
        </w:r>
      </w:ins>
      <w:r>
        <w:t xml:space="preserve"> equivalent clinical data errors </w:t>
      </w:r>
      <w:del w:id="225" w:author="J.T. Menchaca" w:date="2026-05-13T01:13:10Z" w16du:dateUtc="2026-05-13T01:13:10Z">
        <w:r>
          <w:rPr/>
          <w:delText>b</w:delText>
        </w:r>
      </w:del>
      <w:ins w:id="200" w:author="J.T. Menchaca" w:date="2026-05-13T01:13:10Z" w16du:dateUtc="2026-05-13T01:13:10Z">
        <w:r>
          <w:rPr/>
          <w:t>d</w:t>
        </w:r>
      </w:ins>
      <w:r>
        <w:t>e</w:t>
      </w:r>
      <w:del w:id="226" w:author="J.T. Menchaca" w:date="2026-05-13T01:13:10Z" w16du:dateUtc="2026-05-13T01:13:10Z">
        <w:r>
          <w:rPr/>
          <w:delText>hav</w:delText>
        </w:r>
      </w:del>
      <w:ins w:id="201" w:author="J.T. Menchaca" w:date="2026-05-13T01:13:10Z" w16du:dateUtc="2026-05-13T01:13:10Z">
        <w:r>
          <w:rPr/>
          <w:t>t</w:t>
        </w:r>
      </w:ins>
      <w:r>
        <w:t>e</w:t>
      </w:r>
      <w:ins w:id="202" w:author="J.T. Menchaca" w:date="2026-05-13T01:13:10Z" w16du:dateUtc="2026-05-13T01:13:10Z">
        <w:r>
          <w:rPr/>
          <w:t>cted</w:t>
        </w:r>
      </w:ins>
      <w:r>
        <w:t xml:space="preserve"> in Tidy-TS compared to Python (using pandas) and R (using tidyverse)?</w:t>
      </w:r>
    </w:p>
    <w:p w14:paraId="20ADD1E2" w14:textId="77777777" w:rsidR="005233BB" w:rsidRDefault="00000000" w:rsidP="00FE3CE2">
      <w:pPr>
        <w:pStyle w:val="Compact"/>
        <w:numPr>
          <w:ilvl w:val="0"/>
          <w:numId w:val="2"/>
        </w:numPr>
      </w:pPr>
      <w:r>
        <w:t>Where does c</w:t>
      </w:r>
      <w:del w:id="236" w:author="J.T. Menchaca" w:date="2026-05-13T01:14:53Z" w16du:dateUtc="2026-05-13T01:14:53Z">
        <w:r>
          <w:rPr/>
          <w:delText>h</w:delText>
        </w:r>
      </w:del>
      <w:ins w:id="215" w:author="J.T. Menchaca" w:date="2026-05-13T01:14:53Z" w16du:dateUtc="2026-05-13T01:14:53Z">
        <w:r>
          <w:rPr/>
          <w:t>ompil</w:t>
        </w:r>
      </w:ins>
      <w:ins w:id="203" w:author="J.T. Menchaca" w:date="2026-05-13T01:13:34Z" w16du:dateUtc="2026-05-13T01:13:34Z">
        <w:r>
          <w:rPr/>
          <w:t>e</w:t>
        </w:r>
      </w:ins>
      <w:del w:id="237" w:author="J.T. Menchaca" w:date="2026-05-13T01:14:53Z" w16du:dateUtc="2026-05-13T01:14:53Z">
        <w:r>
          <w:rPr/>
          <w:delText>ck</w:delText>
        </w:r>
      </w:del>
      <w:ins w:id="216" w:author="J.T. Menchaca" w:date="2026-05-13T01:14:53Z" w16du:dateUtc="2026-05-13T01:14:53Z">
        <w:r>
          <w:rPr/>
          <w:t>-t</w:t>
        </w:r>
      </w:ins>
      <w:ins w:id="203" w:author="J.T. Menchaca" w:date="2026-05-13T01:13:34Z" w16du:dateUtc="2026-05-13T01:13:34Z">
        <w:r>
          <w:rPr/>
          <w:t>i</w:t>
        </w:r>
      </w:ins>
      <w:del w:id="238" w:author="J.T. Menchaca" w:date="2026-05-13T01:14:53Z" w16du:dateUtc="2026-05-13T01:14:53Z">
        <w:r>
          <w:rPr/>
          <w:delText>ng b</w:delText>
        </w:r>
      </w:del>
      <w:ins w:id="217" w:author="J.T. Menchaca" w:date="2026-05-13T01:14:53Z" w16du:dateUtc="2026-05-13T01:14:53Z">
        <w:r>
          <w:rPr/>
          <w:t>m</w:t>
        </w:r>
      </w:ins>
      <w:ins w:id="203" w:author="J.T. Menchaca" w:date="2026-05-13T01:13:34Z" w16du:dateUtc="2026-05-13T01:13:34Z">
        <w:r>
          <w:rPr/>
          <w:t>e</w:t>
        </w:r>
      </w:ins>
      <w:del w:id="228" w:author="J.T. Menchaca" w:date="2026-05-13T01:13:34Z" w16du:dateUtc="2026-05-13T01:13:34Z">
        <w:r>
          <w:rPr/>
          <w:delText>mpil</w:delText>
        </w:r>
      </w:del>
      <w:del w:id="229" w:author="J.T. Menchaca" w:date="2026-05-13T01:13:34Z" w16du:dateUtc="2026-05-13T01:13:34Z">
        <w:r>
          <w:rPr/>
          <w:delText>-</w:delText>
        </w:r>
      </w:del>
      <w:del w:id="230" w:author="J.T. Menchaca" w:date="2026-05-13T01:13:34Z" w16du:dateUtc="2026-05-13T01:13:34Z">
        <w:r>
          <w:rPr/>
          <w:delText>im</w:delText>
        </w:r>
      </w:del>
      <w:del w:id="239" w:author="J.T. Menchaca" w:date="2026-05-13T01:14:53Z" w16du:dateUtc="2026-05-13T01:14:53Z">
        <w:r>
          <w:rPr/>
          <w:delText>f</w:delText>
        </w:r>
      </w:del>
      <w:del w:id="240" w:author="J.T. Menchaca" w:date="2026-05-13T01:14:53Z" w16du:dateUtc="2026-05-13T01:14:53Z">
        <w:r>
          <w:rPr/>
          <w:delText>o</w:delText>
        </w:r>
      </w:del>
      <w:del w:id="241" w:author="J.T. Menchaca" w:date="2026-05-13T01:14:53Z" w16du:dateUtc="2026-05-13T01:14:53Z">
        <w:r>
          <w:rPr/>
          <w:delText>r</w:delText>
        </w:r>
      </w:del>
      <w:del w:id="242" w:author="J.T. Menchaca" w:date="2026-05-13T01:14:53Z" w16du:dateUtc="2026-05-13T01:14:53Z">
        <w:r>
          <w:rPr/>
          <w:delText>e</w:delText>
        </w:r>
      </w:del>
      <w:del w:id="243" w:author="J.T. Menchaca" w:date="2026-05-13T01:14:53Z" w16du:dateUtc="2026-05-13T01:14:53Z">
        <w:r>
          <w:rPr/>
          <w:delText xml:space="preserve"> </w:delText>
        </w:r>
      </w:del>
      <w:del w:id="244" w:author="J.T. Menchaca" w:date="2026-05-13T01:14:53Z" w16du:dateUtc="2026-05-13T01:14:53Z">
        <w:r>
          <w:rPr/>
          <w:delText>t</w:delText>
        </w:r>
      </w:del>
      <w:del w:id="245" w:author="J.T. Menchaca" w:date="2026-05-13T01:14:53Z" w16du:dateUtc="2026-05-13T01:14:53Z">
        <w:r>
          <w:rPr/>
          <w:delText>h</w:delText>
        </w:r>
      </w:del>
      <w:del w:id="246" w:author="J.T. Menchaca" w:date="2026-05-13T01:14:53Z" w16du:dateUtc="2026-05-13T01:14:53Z">
        <w:r>
          <w:rPr/>
          <w:delText>e</w:delText>
        </w:r>
      </w:del>
      <w:del w:id="247" w:author="J.T. Menchaca" w:date="2026-05-13T01:14:53Z" w16du:dateUtc="2026-05-13T01:14:53Z">
        <w:r>
          <w:rPr/>
          <w:delText xml:space="preserve"> code runs end and</w:delText>
        </w:r>
      </w:del>
      <w:r>
        <w:t xml:space="preserve"> checking </w:t>
      </w:r>
      <w:del w:id="248" w:author="J.T. Menchaca" w:date="2026-05-13T01:14:53Z" w16du:dateUtc="2026-05-13T01:14:53Z">
        <w:r>
          <w:rPr/>
          <w:delText>w</w:delText>
        </w:r>
      </w:del>
      <w:ins w:id="218" w:author="J.T. Menchaca" w:date="2026-05-13T01:14:53Z" w16du:dateUtc="2026-05-13T01:14:53Z">
        <w:r>
          <w:rPr/>
          <w:t>end and runtime c</w:t>
        </w:r>
      </w:ins>
      <w:ins w:id="208" w:author="J.T. Menchaca" w:date="2026-05-13T01:13:34Z" w16du:dateUtc="2026-05-13T01:13:34Z">
        <w:r>
          <w:rPr/>
          <w:t>h</w:t>
        </w:r>
      </w:ins>
      <w:r>
        <w:t>e</w:t>
      </w:r>
      <w:ins w:id="219" w:author="J.T. Menchaca" w:date="2026-05-13T01:14:53Z" w16du:dateUtc="2026-05-13T01:14:53Z">
        <w:r>
          <w:rPr/>
          <w:t>cki</w:t>
        </w:r>
      </w:ins>
      <w:del w:id="231" w:author="J.T. Menchaca" w:date="2026-05-13T01:13:34Z" w16du:dateUtc="2026-05-13T01:13:34Z">
        <w:r>
          <w:rPr/>
          <w:delText>d</w:delText>
        </w:r>
      </w:del>
      <w:r>
        <w:t>n</w:t>
      </w:r>
      <w:del w:id="232" w:author="J.T. Menchaca" w:date="2026-05-13T01:13:34Z" w16du:dateUtc="2026-05-13T01:13:34Z">
        <w:r>
          <w:rPr/>
          <w:delText>and runtime vali</w:delText>
        </w:r>
      </w:del>
      <w:del w:id="233" w:author="J.T. Menchaca" w:date="2026-05-13T01:13:34Z" w16du:dateUtc="2026-05-13T01:13:34Z">
        <w:r>
          <w:rPr/>
          <w:delText>n</w:delText>
        </w:r>
      </w:del>
      <w:del w:id="249" w:author="J.T. Menchaca" w:date="2026-05-13T01:14:53Z" w16du:dateUtc="2026-05-13T01:14:53Z">
        <w:r>
          <w:rPr/>
          <w:delText xml:space="preserve"> </w:delText>
        </w:r>
      </w:del>
      <w:del w:id="250" w:author="J.T. Menchaca" w:date="2026-05-13T01:14:53Z" w16du:dateUtc="2026-05-13T01:14:53Z">
        <w:r>
          <w:rPr/>
          <w:delText>dat</w:delText>
        </w:r>
      </w:del>
      <w:del w:id="251" w:author="J.T. Menchaca" w:date="2026-05-13T01:14:53Z" w16du:dateUtc="2026-05-13T01:14:53Z">
        <w:r>
          <w:rPr/>
          <w:delText xml:space="preserve">a </w:delText>
        </w:r>
      </w:del>
      <w:del w:id="252" w:author="J.T. Menchaca" w:date="2026-05-13T01:14:53Z" w16du:dateUtc="2026-05-13T01:14:53Z">
        <w:r>
          <w:rPr/>
          <w:delText>i</w:delText>
        </w:r>
      </w:del>
      <w:del w:id="253" w:author="J.T. Menchaca" w:date="2026-05-13T01:14:53Z" w16du:dateUtc="2026-05-13T01:14:53Z">
        <w:r>
          <w:rPr/>
          <w:delText>s first l</w:delText>
        </w:r>
      </w:del>
      <w:del w:id="254" w:author="J.T. Menchaca" w:date="2026-05-13T01:14:53Z" w16du:dateUtc="2026-05-13T01:14:53Z">
        <w:r>
          <w:rPr/>
          <w:delText>o</w:delText>
        </w:r>
      </w:del>
      <w:del w:id="255" w:author="J.T. Menchaca" w:date="2026-05-13T01:14:53Z" w16du:dateUtc="2026-05-13T01:14:53Z">
        <w:r>
          <w:rPr/>
          <w:delText>aded</w:delText>
        </w:r>
      </w:del>
      <w:ins w:id="220" w:author="J.T. Menchaca" w:date="2026-05-13T01:14:53Z" w16du:dateUtc="2026-05-13T01:14:53Z">
        <w:r>
          <w:rPr/>
          <w:t>g</w:t>
        </w:r>
      </w:ins>
      <w:r>
        <w:t xml:space="preserve"> remain necessary?</w:t>
      </w:r>
    </w:p>
    <w:p w14:paraId="47599F05" w14:textId="77777777" w:rsidR="00FE3CE2" w:rsidRDefault="00FE3CE2" w:rsidP="00FE3CE2">
      <w:pPr>
        <w:pStyle w:val="Compact"/>
        <w:ind w:left="720"/>
      </w:pPr>
    </w:p>
    <w:p w14:paraId="54366D70" w14:textId="77777777" w:rsidR="005233BB" w:rsidRDefault="00000000">
      <w:pPr>
        <w:pStyle w:val="Heading2"/>
      </w:pPr>
      <w:bookmarkStart w:id="9" w:name="materials-and-methods-1"/>
      <w:bookmarkEnd w:id="8"/>
      <w:r>
        <w:t>Materials and Methods</w:t>
      </w:r>
    </w:p>
    <w:p w14:paraId="47114DBC" w14:textId="77777777" w:rsidR="005233BB" w:rsidRDefault="005233BB">
      <w:pPr>
        <w:pStyle w:val="SpacerHeading"/>
      </w:pPr>
      <w:bookmarkStart w:id="10" w:name="system-design"/>
    </w:p>
    <w:p w14:paraId="7DDFFC49" w14:textId="77777777" w:rsidR="005233BB" w:rsidRPr="00DA4572" w:rsidRDefault="00000000">
      <w:pPr>
        <w:pStyle w:val="Heading3"/>
        <w:rPr>
          <w:b w:val="0"/>
          <w:bCs w:val="0"/>
          <w:i/>
          <w:iCs/>
        </w:rPr>
      </w:pPr>
      <w:r w:rsidRPr="00DA4572">
        <w:rPr>
          <w:b w:val="0"/>
          <w:bCs w:val="0"/>
          <w:i/>
          <w:iCs/>
        </w:rPr>
        <w:t>System Design</w:t>
      </w:r>
    </w:p>
    <w:p w14:paraId="14DE784E" w14:textId="77777777" w:rsidR="005233BB" w:rsidRDefault="00000000">
      <w:pPr>
        <w:pStyle w:val="FirstParagraph"/>
      </w:pPr>
      <w:r>
        <w:t xml:space="preserve">Tidy-TS is a TypeScript framework for working with </w:t>
      </w:r>
      <w:del w:id="257" w:author="J.T. Menchaca" w:date="2026-05-13T01:15:37Z" w16du:dateUtc="2026-05-13T01:15:37Z">
        <w:r>
          <w:rPr/>
          <w:delText xml:space="preserve">tabular </w:delText>
        </w:r>
      </w:del>
      <w:r>
        <w:t>data</w:t>
      </w:r>
      <w:ins w:id="221" w:author="J.T. Menchaca" w:date="2026-05-13T01:15:37Z" w16du:dateUtc="2026-05-13T01:15:37Z">
        <w:r>
          <w:rPr/>
          <w:t>frames</w:t>
        </w:r>
      </w:ins>
      <w:r>
        <w:t>. It represents data as a collection of rows, where each row has named columns with specific value types. Each dataframe tracks which columns are available and what type of value each column contains.</w:t>
      </w:r>
    </w:p>
    <w:p w14:paraId="35B9FE83" w14:textId="77777777" w:rsidR="005233BB" w:rsidRDefault="00000000">
      <w:pPr>
        <w:pStyle w:val="BodyText"/>
      </w:pPr>
      <w:del w:id="259" w:author="J.T. Menchaca" w:date="2026-05-13T01:16:05Z" w16du:dateUtc="2026-05-13T01:16:05Z">
        <w:r>
          <w:rPr/>
          <w:delText>o</w:delText>
        </w:r>
      </w:del>
      <w:del w:id="260" w:author="J.T. Menchaca" w:date="2026-05-13T01:16:05Z" w16du:dateUtc="2026-05-13T01:16:05Z">
        <w:r>
          <w:rPr/>
          <w:delText>eration</w:delText>
        </w:r>
      </w:del>
      <w:del w:id="261" w:author="J.T. Menchaca" w:date="2026-05-13T01:16:05Z" w16du:dateUtc="2026-05-13T01:16:05Z">
        <w:r>
          <w:rPr/>
          <w:delText xml:space="preserve">tables </w:delText>
        </w:r>
      </w:del>
      <w:r>
        <w:t>For example, a dataframe with patient identifier</w:t>
      </w:r>
      <w:del w:id="266" w:author="J.T. Menchaca" w:date="2026-05-13T01:17:05Z" w16du:dateUtc="2026-05-13T01:17:05Z">
        <w:r>
          <w:rPr/>
          <w:delText>s</w:delText>
        </w:r>
      </w:del>
      <w:r>
        <w:t>, name</w:t>
      </w:r>
      <w:del w:id="267" w:author="J.T. Menchaca" w:date="2026-05-13T01:17:05Z" w16du:dateUtc="2026-05-13T01:17:05Z">
        <w:r>
          <w:rPr/>
          <w:delText>s</w:delText>
        </w:r>
      </w:del>
      <w:r>
        <w:t>, and age</w:t>
      </w:r>
      <w:del w:id="268" w:author="J.T. Menchaca" w:date="2026-05-13T01:17:05Z" w16du:dateUtc="2026-05-13T01:17:05Z">
        <w:r>
          <w:rPr/>
          <w:delText>s</w:delText>
        </w:r>
      </w:del>
      <w:del w:id="263" w:author="J.T. Menchaca" w:date="2026-05-13T01:16:26Z" w16du:dateUtc="2026-05-13T01:16:26Z">
        <w:r>
          <w:rPr/>
          <w:delText>f</w:delText>
        </w:r>
      </w:del>
      <w:del w:id="264" w:author="J.T. Menchaca" w:date="2026-05-13T01:16:26Z" w16du:dateUtc="2026-05-13T01:16:26Z">
        <w:r>
          <w:rPr/>
          <w:delText>d</w:delText>
        </w:r>
      </w:del>
      <w:r>
        <w:t xml:space="preserve"> tracks those three columns and their types. When a</w:t>
      </w:r>
      <w:ins w:id="222" w:author="J.T. Menchaca" w:date="2026-05-13T01:16:05Z" w16du:dateUtc="2026-05-13T01:16:05Z">
        <w:r>
          <w:rPr/>
          <w:t xml:space="preserve"> processi</w:t>
        </w:r>
      </w:ins>
      <w:r>
        <w:t>n</w:t>
      </w:r>
      <w:ins w:id="223" w:author="J.T. Menchaca" w:date="2026-05-13T01:16:05Z" w16du:dateUtc="2026-05-13T01:16:05Z">
        <w:r>
          <w:rPr/>
          <w:t>g</w:t>
        </w:r>
      </w:ins>
      <w:r>
        <w:t xml:space="preserve"> </w:t>
      </w:r>
      <w:ins w:id="224" w:author="J.T. Menchaca" w:date="2026-05-13T01:16:05Z" w16du:dateUtc="2026-05-13T01:16:05Z">
        <w:r>
          <w:rPr/>
          <w:t>ste</w:t>
        </w:r>
      </w:ins>
      <w:r>
        <w:t>p</w:t>
      </w:r>
      <w:r>
        <w:t xml:space="preserve"> changes the dataframe, the tracked columns change as well. Selecting specific columns removes the other columns from the tracked set, while adding or editing an existing column updates the tracked columns. Joining two </w:t>
      </w:r>
      <w:r>
        <w:t>dataframes</w:t>
      </w:r>
      <w:r>
        <w:t xml:space="preserve"> combines the columns from both </w:t>
      </w:r>
      <w:r>
        <w:t xml:space="preserve">and marks </w:t>
      </w:r>
      <w:ins w:id="225" w:author="J.T. Menchaca" w:date="2026-05-13T01:16:26Z" w16du:dateUtc="2026-05-13T01:16:26Z">
        <w:r>
          <w:rPr/>
          <w:t xml:space="preserve">values </w:t>
        </w:r>
      </w:ins>
      <w:r>
        <w:t>i</w:t>
      </w:r>
      <w:ins w:id="226" w:author="J.T. Menchaca" w:date="2026-05-13T01:16:26Z" w16du:dateUtc="2026-05-13T01:16:26Z">
        <w:r>
          <w:rPr/>
          <w:t>n thos</w:t>
        </w:r>
      </w:ins>
      <w:r>
        <w:t>e</w:t>
      </w:r>
      <w:ins w:id="227" w:author="J.T. Menchaca" w:date="2026-05-13T01:16:26Z" w16du:dateUtc="2026-05-13T01:16:26Z">
        <w:r>
          <w:rPr/>
          <w:t xml:space="preserve"> co</w:t>
        </w:r>
      </w:ins>
      <w:r>
        <w:t>l</w:t>
      </w:r>
      <w:ins w:id="228" w:author="J.T. Menchaca" w:date="2026-05-13T01:16:26Z" w16du:dateUtc="2026-05-13T01:16:26Z">
        <w:r>
          <w:rPr/>
          <w:t>umn</w:t>
        </w:r>
      </w:ins>
      <w:r>
        <w:t>s as possibly missing when the join can introduce missing values.</w:t>
      </w:r>
    </w:p>
    <w:p w14:paraId="3B65A794" w14:textId="77777777" w:rsidR="005233BB" w:rsidRDefault="00000000">
      <w:pPr>
        <w:pStyle w:val="BodyText"/>
      </w:pPr>
      <w:del w:id="269" w:author="J.T. Menchaca" w:date="2026-05-13T01:17:05Z" w16du:dateUtc="2026-05-13T01:17:05Z">
        <w:r>
          <w:rPr/>
          <w:delText>orting, s</w:delText>
        </w:r>
      </w:del>
      <w:del w:id="270" w:author="J.T. Menchaca" w:date="2026-05-13T01:17:05Z" w16du:dateUtc="2026-05-13T01:17:05Z">
        <w:r>
          <w:rPr/>
          <w:delText>dr</w:delText>
        </w:r>
      </w:del>
      <w:del w:id="271" w:author="J.T. Menchaca" w:date="2026-05-13T01:17:05Z" w16du:dateUtc="2026-05-13T01:17:05Z">
        <w:r>
          <w:rPr/>
          <w:delText>pp</w:delText>
        </w:r>
      </w:del>
      <w:del w:id="272" w:author="J.T. Menchaca" w:date="2026-05-13T01:17:05Z" w16du:dateUtc="2026-05-13T01:17:05Z">
        <w:r>
          <w:rPr/>
          <w:delText>g, renaming, mutat</w:delText>
        </w:r>
      </w:del>
      <w:del w:id="273" w:author="J.T. Menchaca" w:date="2026-05-13T01:17:05Z" w16du:dateUtc="2026-05-13T01:17:05Z">
        <w:r>
          <w:rPr/>
          <w:delText>joining, pivoting, bin</w:delText>
        </w:r>
      </w:del>
      <w:del w:id="274" w:author="J.T. Menchaca" w:date="2026-05-13T01:17:05Z" w16du:dateUtc="2026-05-13T01:17:05Z">
        <w:r>
          <w:rPr/>
          <w:delText>w</w:delText>
        </w:r>
      </w:del>
      <w:del w:id="275" w:author="J.T. Menchaca" w:date="2026-05-13T01:17:05Z" w16du:dateUtc="2026-05-13T01:17:05Z">
        <w:r>
          <w:rPr/>
          <w:delText>s, and extracting column</w:delText>
        </w:r>
      </w:del>
      <w:del w:id="276" w:author="J.T. Menchaca" w:date="2026-05-13T01:17:05Z" w16du:dateUtc="2026-05-13T01:17:05Z">
        <w:r>
          <w:rPr/>
          <w:delText>,</w:delText>
        </w:r>
      </w:del>
      <w:del w:id="277" w:author="J.T. Menchaca" w:date="2026-05-13T01:17:05Z" w16du:dateUtc="2026-05-13T01:17:05Z">
        <w:r>
          <w:rPr/>
          <w:delText>ts, and support for browser, server, and notebook environmen</w:delText>
        </w:r>
      </w:del>
      <w:r>
        <w:t>The framework includes common dataframe operations such as filtering, s</w:t>
      </w:r>
      <w:r>
        <w:t xml:space="preserve">electing, </w:t>
      </w:r>
      <w:ins w:id="229" w:author="J.T. Menchaca" w:date="2026-05-13T01:17:05Z" w16du:dateUtc="2026-05-13T01:17:05Z">
        <w:r>
          <w:rPr/>
          <w:t>j</w:t>
        </w:r>
      </w:ins>
      <w:r>
        <w:t>o</w:t>
      </w:r>
      <w:r>
        <w:t>in</w:t>
      </w:r>
      <w:r>
        <w:t xml:space="preserve">ing, grouping, summarizing, </w:t>
      </w:r>
      <w:ins w:id="230" w:author="J.T. Menchaca" w:date="2026-05-13T01:17:05Z" w16du:dateUtc="2026-05-13T01:17:05Z">
        <w:r>
          <w:rPr/>
          <w:t>ad</w:t>
        </w:r>
      </w:ins>
      <w:r>
        <w:t xml:space="preserve">ding </w:t>
      </w:r>
      <w:ins w:id="231" w:author="J.T. Menchaca" w:date="2026-05-13T01:17:05Z" w16du:dateUtc="2026-05-13T01:17:05Z">
        <w:r>
          <w:rPr/>
          <w:t>o</w:t>
        </w:r>
      </w:ins>
      <w:r>
        <w:t>r</w:t>
      </w:r>
      <w:ins w:id="232" w:author="J.T. Menchaca" w:date="2026-05-13T01:17:05Z" w16du:dateUtc="2026-05-13T01:17:05Z">
        <w:r>
          <w:rPr/>
          <w:t xml:space="preserve"> m</w:t>
        </w:r>
      </w:ins>
      <w:r>
        <w:t>o</w:t>
      </w:r>
      <w:ins w:id="233" w:author="J.T. Menchaca" w:date="2026-05-13T01:17:05Z" w16du:dateUtc="2026-05-13T01:17:05Z">
        <w:r>
          <w:rPr/>
          <w:t>difying column</w:t>
        </w:r>
      </w:ins>
      <w:r>
        <w:t>s,</w:t>
      </w:r>
      <w:ins w:id="234" w:author="J.T. Menchaca" w:date="2026-05-13T01:17:05Z" w16du:dateUtc="2026-05-13T01:17:05Z">
        <w:r>
          <w:rPr/>
          <w:t xml:space="preserve"> and</w:t>
        </w:r>
      </w:ins>
      <w:r>
        <w:t xml:space="preserve"> filling missing value</w:t>
      </w:r>
      <w:r>
        <w:t>s. It also includes statistical functions</w:t>
      </w:r>
      <w:ins w:id="235" w:author="J.T. Menchaca" w:date="2026-05-13T01:17:05Z" w16du:dateUtc="2026-05-13T01:17:05Z">
        <w:r>
          <w:rPr/>
          <w:t xml:space="preserve"> and</w:t>
        </w:r>
      </w:ins>
      <w:r>
        <w:t xml:space="preserve"> hypothesis tes</w:t>
      </w:r>
      <w:r>
        <w:t xml:space="preserve">ts. Statistical functions are validated against R, with test statistics and p-values required </w:t>
      </w:r>
      <w:r>
        <w:t xml:space="preserve">to agree within 1e-6. The validation suite covers hypothesis tests, distributions, and regression models, and includes tests </w:t>
      </w:r>
      <w:ins w:id="237" w:author="J.T. Menchaca" w:date="2026-05-13T01:17:40Z" w16du:dateUtc="2026-05-13T01:17:40Z">
        <w:r>
          <w:rPr/>
          <w:t>ada</w:t>
        </w:r>
      </w:ins>
      <w:r>
        <w:t>p</w:t>
      </w:r>
      <w:del w:id="280" w:author="J.T. Menchaca" w:date="2026-05-13T01:17:40Z" w16du:dateUtc="2026-05-13T01:17:40Z">
        <w:r>
          <w:rPr/>
          <w:delText>or</w:delText>
        </w:r>
      </w:del>
      <w:del w:id="278" w:author="J.T. Menchaca" w:date="2026-05-13T01:17:05Z" w16du:dateUtc="2026-05-13T01:17:05Z">
        <w:r>
          <w:rPr/>
          <w:delText>’</w:delText>
        </w:r>
      </w:del>
      <w:r>
        <w:t>ted from R</w:t>
      </w:r>
      <w:del w:id="281" w:author="J.T. Menchaca" w:date="2026-05-13T01:17:40Z" w16du:dateUtc="2026-05-13T01:17:40Z">
        <w:r>
          <w:rPr/>
          <w:delText>&amp;apos;</w:delText>
        </w:r>
      </w:del>
      <w:ins w:id="238" w:author="J.T. Menchaca" w:date="2026-05-13T01:17:40Z" w16du:dateUtc="2026-05-13T01:17:40Z">
        <w:r>
          <w:rPr/>
          <w:t>'</w:t>
        </w:r>
      </w:ins>
      <w:r>
        <w:t>s own test suite.</w:t>
      </w:r>
    </w:p>
    <w:p w14:paraId="45DAB740" w14:textId="77777777" w:rsidR="005233BB" w:rsidRDefault="005233BB">
      <w:pPr>
        <w:pStyle w:val="Spacer"/>
      </w:pPr>
      <w:bookmarkStart w:id="11" w:name="compile-time-verification"/>
      <w:bookmarkEnd w:id="10"/>
    </w:p>
    <w:p w14:paraId="72B4EDF6" w14:textId="77777777" w:rsidR="005233BB" w:rsidRPr="00DA4572" w:rsidRDefault="00000000">
      <w:pPr>
        <w:pStyle w:val="Heading3"/>
        <w:rPr>
          <w:b w:val="0"/>
          <w:bCs w:val="0"/>
          <w:i/>
          <w:iCs/>
        </w:rPr>
      </w:pPr>
      <w:r>
        <w:rPr>
          <w:b w:val="0"/>
          <w:bCs w:val="0"/>
          <w:i/>
          <w:iCs/>
        </w:rPr>
        <w:t xml:space="preserve">Compile-Time </w:t>
      </w:r>
      <w:del w:id="283" w:author="J.T. Menchaca" w:date="2026-05-13T01:18:10Z" w16du:dateUtc="2026-05-13T01:18:10Z">
        <w:r>
          <w:rPr>
            <w:b w:val="0"/>
            <w:bCs w:val="0"/>
            <w:i/>
            <w:iCs/>
          </w:rPr>
          <w:delText>V</w:delText>
        </w:r>
      </w:del>
      <w:ins w:id="239" w:author="J.T. Menchaca" w:date="2026-05-13T01:18:10Z" w16du:dateUtc="2026-05-13T01:18:10Z">
        <w:r>
          <w:rPr>
            <w:b w:val="0"/>
            <w:bCs w:val="0"/>
            <w:i/>
            <w:iCs/>
          </w:rPr>
          <w:t>Ch</w:t>
        </w:r>
      </w:ins>
      <w:r>
        <w:rPr>
          <w:b w:val="0"/>
          <w:bCs w:val="0"/>
          <w:i/>
          <w:iCs/>
        </w:rPr>
        <w:t>e</w:t>
      </w:r>
      <w:del w:id="284" w:author="J.T. Menchaca" w:date="2026-05-13T01:18:10Z" w16du:dateUtc="2026-05-13T01:18:10Z">
        <w:r>
          <w:rPr>
            <w:b w:val="0"/>
            <w:bCs w:val="0"/>
            <w:i/>
            <w:iCs/>
          </w:rPr>
          <w:delText>r</w:delText>
        </w:r>
      </w:del>
      <w:ins w:id="240" w:author="J.T. Menchaca" w:date="2026-05-13T01:18:10Z" w16du:dateUtc="2026-05-13T01:18:10Z">
        <w:r>
          <w:rPr>
            <w:b w:val="0"/>
            <w:bCs w:val="0"/>
            <w:i/>
            <w:iCs/>
          </w:rPr>
          <w:t>ck</w:t>
        </w:r>
      </w:ins>
      <w:r>
        <w:rPr>
          <w:b w:val="0"/>
          <w:bCs w:val="0"/>
          <w:i/>
          <w:iCs/>
        </w:rPr>
        <w:t>i</w:t>
      </w:r>
      <w:del w:id="285" w:author="J.T. Menchaca" w:date="2026-05-13T01:18:10Z" w16du:dateUtc="2026-05-13T01:18:10Z">
        <w:r>
          <w:rPr>
            <w:b w:val="0"/>
            <w:bCs w:val="0"/>
            <w:i/>
            <w:iCs/>
          </w:rPr>
          <w:delText>ficatio</w:delText>
        </w:r>
      </w:del>
      <w:r>
        <w:rPr>
          <w:b w:val="0"/>
          <w:bCs w:val="0"/>
          <w:i/>
          <w:iCs/>
        </w:rPr>
        <w:t>n</w:t>
      </w:r>
      <w:ins w:id="241" w:author="J.T. Menchaca" w:date="2026-05-13T01:18:10Z" w16du:dateUtc="2026-05-13T01:18:10Z">
        <w:r>
          <w:rPr>
            <w:b w:val="0"/>
            <w:bCs w:val="0"/>
            <w:i/>
            <w:iCs/>
          </w:rPr>
          <w:t>g</w:t>
        </w:r>
      </w:ins>
    </w:p>
    <w:p w14:paraId="2219DCCC" w14:textId="77777777" w:rsidR="005233BB" w:rsidRDefault="00000000">
      <w:pPr>
        <w:pStyle w:val="FirstParagraph"/>
      </w:pPr>
      <w:r>
        <w:t xml:space="preserve">The core mechanism of Tidy-TS is that </w:t>
      </w:r>
      <w:ins w:id="242" w:author="J.T. Menchaca" w:date="2026-05-13T01:18:10Z" w16du:dateUtc="2026-05-13T01:18:10Z">
        <w:r>
          <w:rPr/>
          <w:t>TypeScrip</w:t>
        </w:r>
      </w:ins>
      <w:r>
        <w:t>t</w:t>
      </w:r>
      <w:del w:id="286" w:author="J.T. Menchaca" w:date="2026-05-13T01:18:10Z" w16du:dateUtc="2026-05-13T01:18:10Z">
        <w:r>
          <w:rPr/>
          <w:delText>he</w:delText>
        </w:r>
      </w:del>
      <w:ins w:id="243" w:author="J.T. Menchaca" w:date="2026-05-13T01:18:10Z" w16du:dateUtc="2026-05-13T01:18:10Z">
        <w:r>
          <w:rPr/>
          <w:t>'s</w:t>
        </w:r>
      </w:ins>
      <w:r>
        <w:t xml:space="preserve"> compiler </w:t>
      </w:r>
      <w:del w:id="287" w:author="J.T. Menchaca" w:date="2026-05-13T01:18:10Z" w16du:dateUtc="2026-05-13T01:18:10Z">
        <w:r>
          <w:rPr/>
          <w:delText>ch</w:delText>
        </w:r>
      </w:del>
      <w:ins w:id="244" w:author="J.T. Menchaca" w:date="2026-05-13T01:18:10Z" w16du:dateUtc="2026-05-13T01:18:10Z">
        <w:r>
          <w:rPr/>
          <w:t>r</w:t>
        </w:r>
      </w:ins>
      <w:r>
        <w:t>e</w:t>
      </w:r>
      <w:del w:id="288" w:author="J.T. Menchaca" w:date="2026-05-13T01:18:10Z" w16du:dateUtc="2026-05-13T01:18:10Z">
        <w:r>
          <w:rPr/>
          <w:delText>ck</w:delText>
        </w:r>
      </w:del>
      <w:ins w:id="245" w:author="J.T. Menchaca" w:date="2026-05-13T01:18:10Z" w16du:dateUtc="2026-05-13T01:18:10Z">
        <w:r>
          <w:rPr/>
          <w:t>view</w:t>
        </w:r>
      </w:ins>
      <w:r>
        <w:t xml:space="preserve">s each </w:t>
      </w:r>
      <w:ins w:id="246" w:author="J.T. Menchaca" w:date="2026-05-13T01:18:10Z" w16du:dateUtc="2026-05-13T01:18:10Z">
        <w:r>
          <w:rPr/>
          <w:t>processing s</w:t>
        </w:r>
      </w:ins>
      <w:r>
        <w:t>t</w:t>
      </w:r>
      <w:del w:id="289" w:author="J.T. Menchaca" w:date="2026-05-13T01:18:10Z" w16du:dateUtc="2026-05-13T01:18:10Z">
        <w:r>
          <w:rPr/>
          <w:delText>abl</w:delText>
        </w:r>
      </w:del>
      <w:r>
        <w:t>e</w:t>
      </w:r>
      <w:del w:id="290" w:author="J.T. Menchaca" w:date="2026-05-13T01:18:10Z" w16du:dateUtc="2026-05-13T01:18:10Z">
        <w:r>
          <w:rPr/>
          <w:delText xml:space="preserve"> o</w:delText>
        </w:r>
      </w:del>
      <w:r>
        <w:t>p</w:t>
      </w:r>
      <w:del w:id="291" w:author="J.T. Menchaca" w:date="2026-05-13T01:18:10Z" w16du:dateUtc="2026-05-13T01:18:10Z">
        <w:r>
          <w:rPr/>
          <w:delText>eration</w:delText>
        </w:r>
      </w:del>
      <w:r>
        <w:t xml:space="preserve"> before the code runs. If a program refers to a column that does not exist, uses a value that might be missing without handling it first, or treats text as a number, the compiler rejects the code and shows exactly where the problem is.</w:t>
      </w:r>
    </w:p>
    <w:p w14:paraId="55383D46" w14:textId="77777777" w:rsidR="005233BB" w:rsidRDefault="00000000">
      <w:pPr>
        <w:pStyle w:val="BodyText"/>
      </w:pPr>
      <w:del w:id="298" w:author="J.T. Menchaca" w:date="2026-05-13T01:20:04Z" w16du:dateUtc="2026-05-13T01:20:04Z">
        <w:r>
          <w:rPr/>
          <w:delText>’</w:delText>
        </w:r>
      </w:del>
      <w:del w:id="309" w:author="J.T. Menchaca" w:date="2026-05-13T01:20:28Z" w16du:dateUtc="2026-05-13T01:20:28Z">
        <w:r>
          <w:rPr/>
          <w:delText>&amp;apos;</w:delText>
        </w:r>
      </w:del>
      <w:r>
        <w:t>The framework</w:t>
      </w:r>
      <w:del w:id="299" w:author="J.T. Menchaca" w:date="2026-05-13T01:20:04Z" w16du:dateUtc="2026-05-13T01:20:04Z">
        <w:r>
          <w:rPr/>
          <w:delText>m</w:delText>
        </w:r>
      </w:del>
      <w:del w:id="300" w:author="J.T. Menchaca" w:date="2026-05-13T01:20:04Z" w16du:dateUtc="2026-05-13T01:20:04Z">
        <w:r>
          <w:rPr/>
          <w:delText>y</w:delText>
        </w:r>
      </w:del>
      <w:del w:id="301" w:author="J.T. Menchaca" w:date="2026-05-13T01:20:04Z" w16du:dateUtc="2026-05-13T01:20:04Z">
        <w:r>
          <w:rPr/>
          <w:delText>of</w:delText>
        </w:r>
      </w:del>
      <w:del w:id="302" w:author="J.T. Menchaca" w:date="2026-05-13T01:20:04Z" w16du:dateUtc="2026-05-13T01:20:04Z">
        <w:r>
          <w:rPr/>
          <w:delText>w</w:delText>
        </w:r>
      </w:del>
      <w:del w:id="303" w:author="J.T. Menchaca" w:date="2026-05-13T01:20:04Z" w16du:dateUtc="2026-05-13T01:20:04Z">
        <w:r>
          <w:rPr/>
          <w:delText xml:space="preserve"> that</w:delText>
        </w:r>
      </w:del>
      <w:del w:id="304" w:author="J.T. Menchaca" w:date="2026-05-13T01:20:04Z" w16du:dateUtc="2026-05-13T01:20:04Z">
        <w:r>
          <w:rPr/>
          <w:delText>s</w:delText>
        </w:r>
      </w:del>
      <w:del w:id="305" w:author="J.T. Menchaca" w:date="2026-05-13T01:20:04Z" w16du:dateUtc="2026-05-13T01:20:04Z">
        <w:r>
          <w:rPr/>
          <w:delText>a</w:delText>
        </w:r>
      </w:del>
      <w:del w:id="306" w:author="J.T. Menchaca" w:date="2026-05-13T01:20:04Z" w16du:dateUtc="2026-05-13T01:20:04Z">
        <w:r>
          <w:rPr/>
          <w:delText xml:space="preserve"> of normal o</w:delText>
        </w:r>
      </w:del>
      <w:del w:id="307" w:author="J.T. Menchaca" w:date="2026-05-13T01:20:04Z" w16du:dateUtc="2026-05-13T01:20:04Z">
        <w:r>
          <w:rPr/>
          <w:delText>eration</w:delText>
        </w:r>
      </w:del>
      <w:del w:id="312" w:author="J.T. Menchaca" w:date="2026-05-13T01:21:20Z" w16du:dateUtc="2026-05-13T01:21:20Z">
        <w:r>
          <w:rPr/>
          <w:delText>&amp;apos;</w:delText>
        </w:r>
      </w:del>
      <w:ins w:id="268" w:author="J.T. Menchaca" w:date="2026-05-13T01:21:20Z" w16du:dateUtc="2026-05-13T01:21:20Z">
        <w:r>
          <w:rPr/>
          <w:t>'</w:t>
        </w:r>
      </w:ins>
      <w:del w:id="310" w:author="J.T. Menchaca" w:date="2026-05-13T01:20:28Z" w16du:dateUtc="2026-05-13T01:20:28Z">
        <w:r>
          <w:rPr/>
          <w:delText>audi</w:delText>
        </w:r>
      </w:del>
      <w:r>
        <w:t>s test suite includes approximately 1,700 tests</w:t>
      </w:r>
      <w:ins w:id="254" w:author="J.T. Menchaca" w:date="2026-05-13T01:20:04Z" w16du:dateUtc="2026-05-13T01:20:04Z">
        <w:r>
          <w:rPr/>
          <w:t xml:space="preserve"> covering dataframe operations</w:t>
        </w:r>
      </w:ins>
      <w:r>
        <w:t xml:space="preserve">, </w:t>
      </w:r>
      <w:ins w:id="255" w:author="J.T. Menchaca" w:date="2026-05-13T01:20:04Z" w16du:dateUtc="2026-05-13T01:20:04Z">
        <w:r>
          <w:rPr/>
          <w:t xml:space="preserve">statistical functions, </w:t>
        </w:r>
      </w:ins>
      <w:r>
        <w:t>an</w:t>
      </w:r>
      <w:ins w:id="256" w:author="J.T. Menchaca" w:date="2026-05-13T01:20:04Z" w16du:dateUtc="2026-05-13T01:20:04Z">
        <w:r>
          <w:rPr/>
          <w:t>d</w:t>
        </w:r>
      </w:ins>
      <w:r>
        <w:t xml:space="preserve"> </w:t>
      </w:r>
      <w:ins w:id="257" w:author="J.T. Menchaca" w:date="2026-05-13T01:20:04Z" w16du:dateUtc="2026-05-13T01:20:04Z">
        <w:r>
          <w:rPr/>
          <w:t>input</w:t>
        </w:r>
      </w:ins>
      <w:r>
        <w:t xml:space="preserve"> </w:t>
      </w:r>
      <w:r>
        <w:t>h</w:t>
      </w:r>
      <w:ins w:id="258" w:author="J.T. Menchaca" w:date="2026-05-13T01:20:04Z" w16du:dateUtc="2026-05-13T01:20:04Z">
        <w:r>
          <w:rPr/>
          <w:t>andl</w:t>
        </w:r>
      </w:ins>
      <w:r>
        <w:t>i</w:t>
      </w:r>
      <w:ins w:id="259" w:author="J.T. Menchaca" w:date="2026-05-13T01:20:04Z" w16du:dateUtc="2026-05-13T01:20:04Z">
        <w:r>
          <w:rPr/>
          <w:t>ng, in</w:t>
        </w:r>
      </w:ins>
      <w:r>
        <w:t>c</w:t>
      </w:r>
      <w:ins w:id="260" w:author="J.T. Menchaca" w:date="2026-05-13T01:20:04Z" w16du:dateUtc="2026-05-13T01:20:04Z">
        <w:r>
          <w:rPr/>
          <w:t>luding tests t</w:t>
        </w:r>
      </w:ins>
      <w:r>
        <w:t>h</w:t>
      </w:r>
      <w:ins w:id="261" w:author="J.T. Menchaca" w:date="2026-05-13T01:20:04Z" w16du:dateUtc="2026-05-13T01:20:04Z">
        <w:r>
          <w:rPr/>
          <w:t>at</w:t>
        </w:r>
      </w:ins>
      <w:r>
        <w:t xml:space="preserve"> verify</w:t>
      </w:r>
      <w:r>
        <w:t xml:space="preserve"> column tracking works correctly </w:t>
      </w:r>
      <w:ins w:id="262" w:author="J.T. Menchaca" w:date="2026-05-13T01:20:04Z" w16du:dateUtc="2026-05-13T01:20:04Z">
        <w:r>
          <w:rPr/>
          <w:t>through e</w:t>
        </w:r>
      </w:ins>
      <w:r>
        <w:t>a</w:t>
      </w:r>
      <w:ins w:id="263" w:author="J.T. Menchaca" w:date="2026-05-13T01:20:04Z" w16du:dateUtc="2026-05-13T01:20:04Z">
        <w:r>
          <w:rPr/>
          <w:t>ch</w:t>
        </w:r>
      </w:ins>
      <w:r>
        <w:t xml:space="preserve"> p</w:t>
      </w:r>
      <w:r>
        <w:t>r</w:t>
      </w:r>
      <w:ins w:id="264" w:author="J.T. Menchaca" w:date="2026-05-13T01:20:04Z" w16du:dateUtc="2026-05-13T01:20:04Z">
        <w:r>
          <w:rPr/>
          <w:t>ocessing s</w:t>
        </w:r>
      </w:ins>
      <w:r>
        <w:t>t</w:t>
      </w:r>
      <w:ins w:id="265" w:author="J.T. Menchaca" w:date="2026-05-13T01:20:04Z" w16du:dateUtc="2026-05-13T01:20:04Z">
        <w:r>
          <w:rPr/>
          <w:t>e</w:t>
        </w:r>
      </w:ins>
      <w:r>
        <w:t>p</w:t>
      </w:r>
      <w:r>
        <w:t xml:space="preserve">. For this evaluation, we also created a focused </w:t>
      </w:r>
      <w:ins w:id="267" w:author="J.T. Menchaca" w:date="2026-05-13T01:20:28Z" w16du:dateUtc="2026-05-13T01:20:28Z">
        <w:r>
          <w:rPr/>
          <w:t>tes</w:t>
        </w:r>
      </w:ins>
      <w:r>
        <w:t xml:space="preserve">t file containing a series of intentional errors alongside valid operations (Supplementary A). The compiler checks this file without running it, confirming that valid operations produce the expected column types and that invalid operations are rejected. For example, it verifies that selecting columns returns only the selected columns, that joining two </w:t>
      </w:r>
      <w:ins w:id="269" w:author="J.T. Menchaca" w:date="2026-05-13T01:21:20Z" w16du:dateUtc="2026-05-13T01:21:20Z">
        <w:r>
          <w:rPr/>
          <w:t>da</w:t>
        </w:r>
      </w:ins>
      <w:r>
        <w:t>ta</w:t>
      </w:r>
      <w:del w:id="313" w:author="J.T. Menchaca" w:date="2026-05-13T01:21:20Z" w16du:dateUtc="2026-05-13T01:21:20Z">
        <w:r>
          <w:rPr/>
          <w:delText>bl</w:delText>
        </w:r>
      </w:del>
      <w:ins w:id="270" w:author="J.T. Menchaca" w:date="2026-05-13T01:21:20Z" w16du:dateUtc="2026-05-13T01:21:20Z">
        <w:r>
          <w:rPr/>
          <w:t>fram</w:t>
        </w:r>
      </w:ins>
      <w:r>
        <w:t xml:space="preserve">es marks </w:t>
      </w:r>
      <w:ins w:id="271" w:author="J.T. Menchaca" w:date="2026-05-13T01:21:20Z" w16du:dateUtc="2026-05-13T01:21:20Z">
        <w:r>
          <w:rPr/>
          <w:t>val</w:t>
        </w:r>
      </w:ins>
      <w:r>
        <w:t>u</w:t>
      </w:r>
      <w:del w:id="314" w:author="J.T. Menchaca" w:date="2026-05-13T01:21:20Z" w16du:dateUtc="2026-05-13T01:21:20Z">
        <w:r>
          <w:rPr/>
          <w:delText>nmatch</w:delText>
        </w:r>
      </w:del>
      <w:r>
        <w:t>e</w:t>
      </w:r>
      <w:del w:id="315" w:author="J.T. Menchaca" w:date="2026-05-13T01:21:20Z" w16du:dateUtc="2026-05-13T01:21:20Z">
        <w:r>
          <w:rPr/>
          <w:delText>d field</w:delText>
        </w:r>
      </w:del>
      <w:r>
        <w:t>s as possibly missing</w:t>
      </w:r>
      <w:ins w:id="272" w:author="J.T. Menchaca" w:date="2026-05-13T01:21:20Z" w16du:dateUtc="2026-05-13T01:21:20Z">
        <w:r>
          <w:rPr/>
          <w:t xml:space="preserve"> when the join can introduce missing values</w:t>
        </w:r>
      </w:ins>
      <w:r>
        <w:t>, and that removing missing values from a column allows arithmetic on that column afterward.</w:t>
      </w:r>
      <w:del w:id="316" w:author="J.T. Menchaca" w:date="2026-05-13T01:21:20Z" w16du:dateUtc="2026-05-13T01:21:20Z">
        <w:r>
          <w:rPr/>
          <w:delText xml:space="preserve"> It also covers chained operations, grouping, and missing-value introduction and removal.</w:delText>
        </w:r>
      </w:del>
    </w:p>
    <w:p w14:paraId="699384FD" w14:textId="77777777" w:rsidR="005233BB" w:rsidRDefault="005233BB">
      <w:pPr>
        <w:pStyle w:val="Spacer"/>
      </w:pPr>
      <w:bookmarkStart w:id="12" w:name="runtime-data-validation"/>
      <w:bookmarkEnd w:id="11"/>
    </w:p>
    <w:p w14:paraId="5B61C097" w14:textId="77777777" w:rsidR="005233BB" w:rsidRPr="00DA4572" w:rsidRDefault="00000000">
      <w:pPr>
        <w:pStyle w:val="Heading3"/>
        <w:rPr>
          <w:b w:val="0"/>
          <w:bCs w:val="0"/>
          <w:i/>
          <w:iCs/>
        </w:rPr>
      </w:pPr>
      <w:r>
        <w:rPr>
          <w:b w:val="0"/>
          <w:bCs w:val="0"/>
          <w:i/>
          <w:iCs/>
        </w:rPr>
        <w:t xml:space="preserve">Runtime </w:t>
      </w:r>
      <w:del w:id="318" w:author="J.T. Menchaca" w:date="2026-05-13T01:22:21Z" w16du:dateUtc="2026-05-13T01:22:21Z">
        <w:r>
          <w:rPr>
            <w:b w:val="0"/>
            <w:bCs w:val="0"/>
            <w:i/>
            <w:iCs/>
          </w:rPr>
          <w:delText>D</w:delText>
        </w:r>
      </w:del>
      <w:ins w:id="273" w:author="J.T. Menchaca" w:date="2026-05-13T01:22:21Z" w16du:dateUtc="2026-05-13T01:22:21Z">
        <w:r>
          <w:rPr>
            <w:b w:val="0"/>
            <w:bCs w:val="0"/>
            <w:i/>
            <w:iCs/>
          </w:rPr>
          <w:t xml:space="preserve">Checking </w:t>
        </w:r>
      </w:ins>
      <w:r>
        <w:rPr>
          <w:b w:val="0"/>
          <w:bCs w:val="0"/>
          <w:i/>
          <w:iCs/>
        </w:rPr>
        <w:t>a</w:t>
      </w:r>
      <w:del w:id="319" w:author="J.T. Menchaca" w:date="2026-05-13T01:22:21Z" w16du:dateUtc="2026-05-13T01:22:21Z">
        <w:r>
          <w:rPr>
            <w:b w:val="0"/>
            <w:bCs w:val="0"/>
            <w:i/>
            <w:iCs/>
          </w:rPr>
          <w:delText>ta</w:delText>
        </w:r>
      </w:del>
      <w:ins w:id="274" w:author="J.T. Menchaca" w:date="2026-05-13T01:22:21Z" w16du:dateUtc="2026-05-13T01:22:21Z">
        <w:r>
          <w:rPr>
            <w:b w:val="0"/>
            <w:bCs w:val="0"/>
            <w:i/>
            <w:iCs/>
          </w:rPr>
          <w:t>nd</w:t>
        </w:r>
      </w:ins>
      <w:r>
        <w:rPr>
          <w:b w:val="0"/>
          <w:bCs w:val="0"/>
          <w:i/>
          <w:iCs/>
        </w:rPr>
        <w:t xml:space="preserve"> Validation</w:t>
      </w:r>
    </w:p>
    <w:p w14:paraId="50264329" w14:textId="77777777" w:rsidR="005233BB" w:rsidRDefault="00000000">
      <w:pPr>
        <w:pStyle w:val="FirstParagraph"/>
      </w:pPr>
      <w:del w:id="320" w:author="J.T. Menchaca" w:date="2026-05-13T01:22:21Z" w16du:dateUtc="2026-05-13T01:22:21Z">
        <w:r>
          <w:rPr/>
          <w:delText>ha</w:delText>
        </w:r>
      </w:del>
      <w:del w:id="321" w:author="J.T. Menchaca" w:date="2026-05-13T01:22:21Z" w16du:dateUtc="2026-05-13T01:22:21Z">
        <w:r>
          <w:rPr/>
          <w:delText>a</w:delText>
        </w:r>
      </w:del>
      <w:del w:id="322" w:author="J.T. Menchaca" w:date="2026-05-13T01:22:21Z" w16du:dateUtc="2026-05-13T01:22:21Z">
        <w:r>
          <w:rPr/>
          <w:delText>s</w:delText>
        </w:r>
      </w:del>
      <w:del w:id="323" w:author="J.T. Menchaca" w:date="2026-05-13T01:22:21Z" w16du:dateUtc="2026-05-13T01:22:21Z">
        <w:r>
          <w:rPr/>
          <w:delText>wo</w:delText>
        </w:r>
      </w:del>
      <w:del w:id="324" w:author="J.T. Menchaca" w:date="2026-05-13T01:22:21Z" w16du:dateUtc="2026-05-13T01:22:21Z">
        <w:r>
          <w:rPr/>
          <w:delText>thy d</w:delText>
        </w:r>
      </w:del>
      <w:del w:id="325" w:author="J.T. Menchaca" w:date="2026-05-13T01:22:21Z" w16du:dateUtc="2026-05-13T01:22:21Z">
        <w:r>
          <w:rPr/>
          <w:delText>scription</w:delText>
        </w:r>
      </w:del>
      <w:del w:id="326" w:author="J.T. Menchaca" w:date="2026-05-13T01:22:21Z" w16du:dateUtc="2026-05-13T01:22:21Z">
        <w:r>
          <w:rPr/>
          <w:delText>inpu</w:delText>
        </w:r>
      </w:del>
      <w:r>
        <w:t xml:space="preserve">Compile-time checking can only work after the program </w:t>
      </w:r>
      <w:ins w:id="275" w:author="J.T. Menchaca" w:date="2026-05-13T01:22:21Z" w16du:dateUtc="2026-05-13T01:22:21Z">
        <w:r>
          <w:rPr/>
          <w:t>know</w:t>
        </w:r>
      </w:ins>
      <w:r>
        <w:t xml:space="preserve">s </w:t>
      </w:r>
      <w:ins w:id="276" w:author="J.T. Menchaca" w:date="2026-05-13T01:22:21Z" w16du:dateUtc="2026-05-13T01:22:21Z">
        <w:r>
          <w:rPr/>
          <w:t>the</w:t>
        </w:r>
      </w:ins>
      <w:r>
        <w:t xml:space="preserve"> </w:t>
      </w:r>
      <w:ins w:id="277" w:author="J.T. Menchaca" w:date="2026-05-13T01:22:21Z" w16du:dateUtc="2026-05-13T01:22:21Z">
        <w:r>
          <w:rPr/>
          <w:t>expected s</w:t>
        </w:r>
      </w:ins>
      <w:r>
        <w:t>tru</w:t>
      </w:r>
      <w:ins w:id="278" w:author="J.T. Menchaca" w:date="2026-05-13T01:22:21Z" w16du:dateUtc="2026-05-13T01:22:21Z">
        <w:r>
          <w:rPr/>
          <w:t>c</w:t>
        </w:r>
      </w:ins>
      <w:r>
        <w:t>t</w:t>
      </w:r>
      <w:ins w:id="279" w:author="J.T. Menchaca" w:date="2026-05-13T01:22:21Z" w16du:dateUtc="2026-05-13T01:22:21Z">
        <w:r>
          <w:rPr/>
          <w:t>u</w:t>
        </w:r>
      </w:ins>
      <w:r>
        <w:t>r</w:t>
      </w:r>
      <w:r>
        <w:t>e</w:t>
      </w:r>
      <w:r>
        <w:t xml:space="preserve"> of the </w:t>
      </w:r>
      <w:ins w:id="280" w:author="J.T. Menchaca" w:date="2026-05-13T01:22:21Z" w16du:dateUtc="2026-05-13T01:22:21Z">
        <w:r>
          <w:rPr/>
          <w:t>da</w:t>
        </w:r>
      </w:ins>
      <w:r>
        <w:t>t</w:t>
      </w:r>
      <w:ins w:id="281" w:author="J.T. Menchaca" w:date="2026-05-13T01:22:21Z" w16du:dateUtc="2026-05-13T01:22:21Z">
        <w:r>
          <w:rPr/>
          <w:t>a</w:t>
        </w:r>
      </w:ins>
      <w:r>
        <w:t>. For data coming from files, databases, or other external sources,</w:t>
      </w:r>
      <w:ins w:id="282" w:author="J.T. Menchaca" w:date="2026-05-13T01:22:21Z" w16du:dateUtc="2026-05-13T01:22:21Z">
        <w:r>
          <w:rPr/>
          <w:t xml:space="preserve"> </w:t>
        </w:r>
      </w:ins>
      <w:ins w:id="283" w:author="J.T. Menchaca" w:date="2026-05-13T01:23:32Z" w16du:dateUtc="2026-05-13T01:23:32Z">
        <w:r>
          <w:rPr/>
          <w:t xml:space="preserve">Tidy-TS confirms </w:t>
        </w:r>
      </w:ins>
      <w:ins w:id="282" w:author="J.T. Menchaca" w:date="2026-05-13T01:22:21Z" w16du:dateUtc="2026-05-13T01:22:21Z">
        <w:r>
          <w:rPr/>
          <w:t>th</w:t>
        </w:r>
      </w:ins>
      <w:del w:id="328" w:author="J.T. Menchaca" w:date="2026-05-13T01:23:32Z" w16du:dateUtc="2026-05-13T01:23:32Z">
        <w:r>
          <w:rPr/>
          <w:delText>i</w:delText>
        </w:r>
      </w:del>
      <w:ins w:id="284" w:author="J.T. Menchaca" w:date="2026-05-13T01:23:32Z" w16du:dateUtc="2026-05-13T01:23:32Z">
        <w:r>
          <w:rPr/>
          <w:t>at each row matche</w:t>
        </w:r>
      </w:ins>
      <w:ins w:id="282" w:author="J.T. Menchaca" w:date="2026-05-13T01:22:21Z" w16du:dateUtc="2026-05-13T01:22:21Z">
        <w:r>
          <w:rPr/>
          <w:t>s</w:t>
        </w:r>
      </w:ins>
      <w:ins w:id="285" w:author="J.T. Menchaca" w:date="2026-05-13T01:23:32Z" w16du:dateUtc="2026-05-13T01:23:32Z">
        <w:r>
          <w:rPr/>
          <w:t xml:space="preserve"> the expected</w:t>
        </w:r>
      </w:ins>
      <w:ins w:id="282" w:author="J.T. Menchaca" w:date="2026-05-13T01:22:21Z" w16du:dateUtc="2026-05-13T01:22:21Z">
        <w:r>
          <w:rPr/>
          <w:t xml:space="preserve"> structure</w:t>
        </w:r>
      </w:ins>
      <w:del w:id="329" w:author="J.T. Menchaca" w:date="2026-05-13T01:23:32Z" w16du:dateUtc="2026-05-13T01:23:32Z">
        <w:r>
          <w:rPr/>
          <w:delText xml:space="preserve"> must be confirmed</w:delText>
        </w:r>
      </w:del>
      <w:ins w:id="282" w:author="J.T. Menchaca" w:date="2026-05-13T01:22:21Z" w16du:dateUtc="2026-05-13T01:22:21Z">
        <w:r>
          <w:rPr/>
          <w:t xml:space="preserve"> when the data is first loaded, a process called validation</w:t>
        </w:r>
      </w:ins>
      <w:del w:id="330" w:author="J.T. Menchaca" w:date="2026-05-13T01:23:32Z" w16du:dateUtc="2026-05-13T01:23:32Z">
        <w:r>
          <w:rPr/>
          <w:delText>.</w:delText>
        </w:r>
      </w:del>
      <w:del w:id="331" w:author="J.T. Menchaca" w:date="2026-05-13T01:23:32Z" w16du:dateUtc="2026-05-13T01:23:32Z">
        <w:r>
          <w:rPr/>
          <w:delText xml:space="preserve"> Tidy-TS can check each row against an expected structure when the dataframe is created</w:delText>
        </w:r>
      </w:del>
      <w:r>
        <w:t xml:space="preserve">. If the data matches, the column types are set automatically. If there is an unexpected value, for example a text value when only numbers are expected, Tidy-TS </w:t>
      </w:r>
      <w:del w:id="332" w:author="J.T. Menchaca" w:date="2026-05-13T01:23:32Z" w16du:dateUtc="2026-05-13T01:23:32Z">
        <w:r>
          <w:rPr/>
          <w:delText>will g</w:delText>
        </w:r>
      </w:del>
      <w:ins w:id="286" w:author="J.T. Menchaca" w:date="2026-05-13T01:23:32Z" w16du:dateUtc="2026-05-13T01:23:32Z">
        <w:r>
          <w:rPr/>
          <w:t>r</w:t>
        </w:r>
      </w:ins>
      <w:r>
        <w:t>e</w:t>
      </w:r>
      <w:del w:id="333" w:author="J.T. Menchaca" w:date="2026-05-13T01:23:32Z" w16du:dateUtc="2026-05-13T01:23:32Z">
        <w:r>
          <w:rPr/>
          <w:delText>ne</w:delText>
        </w:r>
      </w:del>
      <w:ins w:id="287" w:author="J.T. Menchaca" w:date="2026-05-13T01:23:32Z" w16du:dateUtc="2026-05-13T01:23:32Z">
        <w:r>
          <w:rPr/>
          <w:t>po</w:t>
        </w:r>
      </w:ins>
      <w:r>
        <w:t>r</w:t>
      </w:r>
      <w:del w:id="334" w:author="J.T. Menchaca" w:date="2026-05-13T01:23:32Z" w16du:dateUtc="2026-05-13T01:23:32Z">
        <w:r>
          <w:rPr/>
          <w:delText>a</w:delText>
        </w:r>
      </w:del>
      <w:r>
        <w:t>t</w:t>
      </w:r>
      <w:del w:id="335" w:author="J.T. Menchaca" w:date="2026-05-13T01:23:32Z" w16du:dateUtc="2026-05-13T01:23:32Z">
        <w:r>
          <w:rPr/>
          <w:delText>e</w:delText>
        </w:r>
      </w:del>
      <w:ins w:id="288" w:author="J.T. Menchaca" w:date="2026-05-13T01:23:32Z" w16du:dateUtc="2026-05-13T01:23:32Z">
        <w:r>
          <w:rPr/>
          <w:t>s</w:t>
        </w:r>
      </w:ins>
      <w:r>
        <w:t xml:space="preserve"> a</w:t>
      </w:r>
      <w:del w:id="336" w:author="J.T. Menchaca" w:date="2026-05-13T01:23:32Z" w16du:dateUtc="2026-05-13T01:23:32Z">
        <w:r>
          <w:rPr/>
          <w:delText xml:space="preserve"> ru</w:delText>
        </w:r>
      </w:del>
      <w:r>
        <w:t>n</w:t>
      </w:r>
      <w:del w:id="337" w:author="J.T. Menchaca" w:date="2026-05-13T01:23:32Z" w16du:dateUtc="2026-05-13T01:23:32Z">
        <w:r>
          <w:rPr/>
          <w:delText>time</w:delText>
        </w:r>
      </w:del>
      <w:r>
        <w:t xml:space="preserve"> error</w:t>
      </w:r>
      <w:ins w:id="289" w:author="J.T. Menchaca" w:date="2026-05-13T01:23:32Z" w16du:dateUtc="2026-05-13T01:23:32Z">
        <w:r>
          <w:rPr/>
          <w:t xml:space="preserve"> and stops</w:t>
        </w:r>
      </w:ins>
      <w:r>
        <w:t>.</w:t>
      </w:r>
      <w:ins w:id="290" w:author="J.T. Menchaca" w:date="2026-05-13T01:23:32Z" w16du:dateUtc="2026-05-13T01:23:32Z">
        <w:r>
          <w:rPr/>
          <w:t xml:space="preserve"> After validation, the compiler checks each subsequent processing step against the known columns and types.</w:t>
        </w:r>
      </w:ins>
    </w:p>
    <w:p w14:paraId="6F10CA46" w14:textId="77777777" w:rsidR="005233BB" w:rsidRDefault="005233BB">
      <w:pPr>
        <w:pStyle w:val="Spacer"/>
      </w:pPr>
      <w:bookmarkStart w:id="13" w:name="cross-ecosystem-comparison"/>
      <w:bookmarkEnd w:id="12"/>
    </w:p>
    <w:p w14:paraId="722CD7FD" w14:textId="77777777" w:rsidR="005233BB" w:rsidRPr="00DA4572" w:rsidRDefault="00000000">
      <w:pPr>
        <w:pStyle w:val="Heading3"/>
        <w:rPr>
          <w:b w:val="0"/>
          <w:bCs w:val="0"/>
          <w:i/>
          <w:iCs/>
        </w:rPr>
      </w:pPr>
      <w:del w:id="339" w:author="J.T. Menchaca" w:date="2026-05-13T01:25:35Z" w16du:dateUtc="2026-05-13T01:25:35Z">
        <w:r>
          <w:rPr>
            <w:b w:val="0"/>
            <w:bCs w:val="0"/>
            <w:i/>
            <w:iCs/>
          </w:rPr>
          <w:delText>Cross-Ecosyst</w:delText>
        </w:r>
      </w:del>
      <w:ins w:id="291" w:author="J.T. Menchaca" w:date="2026-05-13T01:25:35Z" w16du:dateUtc="2026-05-13T01:25:35Z">
        <w:r>
          <w:rPr>
            <w:b w:val="0"/>
            <w:bCs w:val="0"/>
            <w:i/>
            <w:iCs/>
          </w:rPr>
          <w:t>Languag</w:t>
        </w:r>
      </w:ins>
      <w:r>
        <w:rPr>
          <w:b w:val="0"/>
          <w:bCs w:val="0"/>
          <w:i/>
          <w:iCs/>
        </w:rPr>
        <w:t>e</w:t>
      </w:r>
      <w:del w:id="340" w:author="J.T. Menchaca" w:date="2026-05-13T01:25:35Z" w16du:dateUtc="2026-05-13T01:25:35Z">
        <w:r>
          <w:rPr>
            <w:b w:val="0"/>
            <w:bCs w:val="0"/>
            <w:i/>
            <w:iCs/>
          </w:rPr>
          <w:delText>m</w:delText>
        </w:r>
      </w:del>
      <w:r>
        <w:rPr>
          <w:b w:val="0"/>
          <w:bCs w:val="0"/>
          <w:i/>
          <w:iCs/>
        </w:rPr>
        <w:t xml:space="preserve"> Comparison</w:t>
      </w:r>
      <w:ins w:id="292" w:author="J.T. Menchaca" w:date="2026-05-13T01:25:35Z" w16du:dateUtc="2026-05-13T01:25:35Z">
        <w:r>
          <w:rPr>
            <w:b w:val="0"/>
            <w:bCs w:val="0"/>
            <w:i/>
            <w:iCs/>
          </w:rPr>
          <w:t xml:space="preserve"> Suite</w:t>
        </w:r>
      </w:ins>
    </w:p>
    <w:p w14:paraId="3D66E8CA" w14:textId="77777777" w:rsidR="005233BB" w:rsidRDefault="00000000">
      <w:pPr>
        <w:pStyle w:val="FirstParagraph"/>
      </w:pPr>
      <w:r>
        <w:t xml:space="preserve">To compare error detection across Tidy-TS, Python, and R, we created a comparison suite using sample clinical datasets representing patients, encounters, laboratory results, medications, and vital signs. The test cases were derived from </w:t>
      </w:r>
      <w:del w:id="344" w:author="J.T. Menchaca" w:date="2026-05-13T01:27:35Z" w16du:dateUtc="2026-05-13T01:27:35Z">
        <w:r>
          <w:rPr/>
          <w:delText xml:space="preserve">two sources: </w:delText>
        </w:r>
      </w:del>
      <w:r>
        <w:t>error patterns described in published clinical data quality literature</w:t>
      </w:r>
      <w:del w:id="345" w:author="J.T. Menchaca" w:date="2026-05-13T01:27:35Z" w16du:dateUtc="2026-05-13T01:27:35Z">
        <w:r>
          <w:rPr/>
          <w:delText>,</w:delText>
        </w:r>
      </w:del>
      <w:r>
        <w:t>[4][6][7][11][14] and</w:t>
      </w:r>
      <w:ins w:id="295" w:author="J.T. Menchaca" w:date="2026-05-13T01:27:35Z" w16du:dateUtc="2026-05-13T01:27:35Z">
        <w:r>
          <w:rPr/>
          <w:t xml:space="preserve"> from</w:t>
        </w:r>
      </w:ins>
      <w:r>
        <w:t xml:space="preserve"> errors encountered during the framework</w:t>
      </w:r>
      <w:del w:id="346" w:author="J.T. Menchaca" w:date="2026-05-13T01:27:35Z" w16du:dateUtc="2026-05-13T01:27:35Z">
        <w:r>
          <w:rPr/>
          <w:delText>’</w:delText>
        </w:r>
      </w:del>
      <w:ins w:id="296" w:author="J.T. Menchaca" w:date="2026-05-13T01:27:35Z" w16du:dateUtc="2026-05-13T01:27:35Z">
        <w:r>
          <w:rPr/>
          <w:t>'</w:t>
        </w:r>
      </w:ins>
      <w:r>
        <w:t xml:space="preserve">s deployment at the University of Utah. Tests were organized by the type of mistake involved, including misspelled or missing columns, using the wrong type of value, arithmetic on values that might be missing, errors introduced by joining </w:t>
      </w:r>
      <w:ins w:id="297" w:author="J.T. Menchaca" w:date="2026-05-13T01:27:35Z" w16du:dateUtc="2026-05-13T01:27:35Z">
        <w:r>
          <w:rPr/>
          <w:t>da</w:t>
        </w:r>
      </w:ins>
      <w:r>
        <w:t>ta</w:t>
      </w:r>
      <w:del w:id="347" w:author="J.T. Menchaca" w:date="2026-05-13T01:27:35Z" w16du:dateUtc="2026-05-13T01:27:35Z">
        <w:r>
          <w:rPr/>
          <w:delText>bl</w:delText>
        </w:r>
      </w:del>
      <w:ins w:id="298" w:author="J.T. Menchaca" w:date="2026-05-13T01:27:35Z" w16du:dateUtc="2026-05-13T01:27:35Z">
        <w:r>
          <w:rPr/>
          <w:t>s</w:t>
        </w:r>
      </w:ins>
      <w:r>
        <w:t>e</w:t>
      </w:r>
      <w:ins w:id="299" w:author="J.T. Menchaca" w:date="2026-05-13T01:27:35Z" w16du:dateUtc="2026-05-13T01:27:35Z">
        <w:r>
          <w:rPr/>
          <w:t>t</w:t>
        </w:r>
      </w:ins>
      <w:r>
        <w:t xml:space="preserve">s, and problems when loading data from files. Each test represents a specific clinical data </w:t>
      </w:r>
      <w:del w:id="348" w:author="J.T. Menchaca" w:date="2026-05-13T01:27:35Z" w16du:dateUtc="2026-05-13T01:27:35Z">
        <w:r>
          <w:rPr/>
          <w:delText>t</w:delText>
        </w:r>
      </w:del>
      <w:ins w:id="300" w:author="J.T. Menchaca" w:date="2026-05-13T01:27:35Z" w16du:dateUtc="2026-05-13T01:27:35Z">
        <w:r>
          <w:rPr/>
          <w:t>p</w:t>
        </w:r>
      </w:ins>
      <w:r>
        <w:t>r</w:t>
      </w:r>
      <w:del w:id="349" w:author="J.T. Menchaca" w:date="2026-05-13T01:27:35Z" w16du:dateUtc="2026-05-13T01:27:35Z">
        <w:r>
          <w:rPr/>
          <w:delText>a</w:delText>
        </w:r>
      </w:del>
      <w:ins w:id="301" w:author="J.T. Menchaca" w:date="2026-05-13T01:27:35Z" w16du:dateUtc="2026-05-13T01:27:35Z">
        <w:r>
          <w:rPr/>
          <w:t>ocessi</w:t>
        </w:r>
      </w:ins>
      <w:r>
        <w:t>n</w:t>
      </w:r>
      <w:del w:id="350" w:author="J.T. Menchaca" w:date="2026-05-13T01:27:35Z" w16du:dateUtc="2026-05-13T01:27:35Z">
        <w:r>
          <w:rPr/>
          <w:delText>sf</w:delText>
        </w:r>
      </w:del>
      <w:ins w:id="302" w:author="J.T. Menchaca" w:date="2026-05-13T01:27:35Z" w16du:dateUtc="2026-05-13T01:27:35Z">
        <w:r>
          <w:rPr/>
          <w:t>g err</w:t>
        </w:r>
      </w:ins>
      <w:r>
        <w:t>or</w:t>
      </w:r>
      <w:del w:id="351" w:author="J.T. Menchaca" w:date="2026-05-13T01:27:35Z" w16du:dateUtc="2026-05-13T01:27:35Z">
        <w:r>
          <w:rPr/>
          <w:delText>mation mistake</w:delText>
        </w:r>
      </w:del>
      <w:r>
        <w:t>, such as a misspelled patient identifier, a column that no longer exists after summarization, arithmetic on a laboratory value that might be missing, a join that introduces missing data, or an invalid categorical value.</w:t>
      </w:r>
    </w:p>
    <w:p w14:paraId="2FFD6C2B" w14:textId="77777777" w:rsidR="005233BB" w:rsidRDefault="00000000">
      <w:pPr>
        <w:pStyle w:val="BodyText"/>
      </w:pPr>
      <w:r>
        <w:t>We implemented equivalent tests using pandas (3.0.3) with Python 3.14.5 and tidyverse (2.0.0) with R 4.6.0. Tidy-TS tests were run with TypeScript 5.9.2 on Deno 2.7.14</w:t>
      </w:r>
      <w:ins w:id="303" w:author="J.T. Menchaca" w:date="2026-05-13T01:28:00Z" w16du:dateUtc="2026-05-13T01:28:00Z">
        <w:r>
          <w:rPr/>
          <w:t>, a runtime environment for TypeScript</w:t>
        </w:r>
      </w:ins>
      <w:r>
        <w:t>. Each outcome was classified into four categories (Table 1).</w:t>
      </w:r>
    </w:p>
    <w:p w14:paraId="282B7ED8" w14:textId="77777777" w:rsidR="005233BB" w:rsidRDefault="005233BB">
      <w:pPr>
        <w:pStyle w:val="Spacer"/>
      </w:pPr>
      <w:bookmarkStart w:id="14" w:name="table-1.-detection-outcomes"/>
    </w:p>
    <w:p w14:paraId="27ADFA6A" w14:textId="77777777" w:rsidR="005233BB" w:rsidRPr="00DA4572" w:rsidRDefault="00000000">
      <w:pPr>
        <w:pStyle w:val="Heading4"/>
        <w:rPr>
          <w:b w:val="0"/>
          <w:bCs w:val="0"/>
        </w:rPr>
      </w:pPr>
      <w:r w:rsidRPr="00DA4572">
        <w:rPr>
          <w:b w:val="0"/>
          <w:bCs w:val="0"/>
        </w:rPr>
        <w:t>Table 1. Detection Outcomes</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40" w:type="dxa"/>
          <w:bottom w:w="40" w:type="dxa"/>
          <w:right w:w="40" w:type="dxa"/>
        </w:tblCellMar>
        <w:tblLook w:val="0020" w:firstRow="1" w:lastRow="0" w:firstColumn="0" w:lastColumn="0" w:noHBand="0" w:noVBand="0"/>
      </w:tblPr>
      <w:tblGrid>
        <w:gridCol w:w="1902"/>
        <w:gridCol w:w="7271"/>
      </w:tblGrid>
      <w:tr w:rsidR="005233BB" w14:paraId="2EDDA09A" w14:textId="77777777" w:rsidTr="005233B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7E6E6"/>
          </w:tcPr>
          <w:p w14:paraId="586C7518" w14:textId="77777777" w:rsidR="005233BB" w:rsidRDefault="00000000">
            <w:pPr>
              <w:pStyle w:val="Compact"/>
            </w:pPr>
            <w:r>
              <w:rPr>
                <w:b/>
                <w:bCs/>
              </w:rPr>
              <w:t>Outcome</w:t>
            </w:r>
          </w:p>
        </w:tc>
        <w:tc>
          <w:tcPr>
            <w:tcW w:w="0" w:type="auto"/>
            <w:shd w:val="clear" w:color="auto" w:fill="E7E6E6"/>
          </w:tcPr>
          <w:p w14:paraId="53D50996" w14:textId="77777777" w:rsidR="005233BB" w:rsidRDefault="00000000">
            <w:pPr>
              <w:pStyle w:val="Compact"/>
            </w:pPr>
            <w:r>
              <w:rPr>
                <w:b/>
                <w:bCs/>
              </w:rPr>
              <w:t>Meaning</w:t>
            </w:r>
          </w:p>
        </w:tc>
      </w:tr>
      <w:tr w:rsidR="005233BB" w14:paraId="7D4505ED" w14:textId="77777777">
        <w:tc>
          <w:tcPr>
            <w:tcW w:w="0" w:type="auto"/>
          </w:tcPr>
          <w:p w14:paraId="0766F703" w14:textId="77777777" w:rsidR="005233BB" w:rsidRDefault="00000000">
            <w:pPr>
              <w:pStyle w:val="Compact"/>
            </w:pPr>
            <w:r>
              <w:t>Compile-time error</w:t>
            </w:r>
          </w:p>
        </w:tc>
        <w:tc>
          <w:tcPr>
            <w:tcW w:w="0" w:type="auto"/>
          </w:tcPr>
          <w:p w14:paraId="141ED102" w14:textId="77777777" w:rsidR="005233BB" w:rsidRDefault="00000000">
            <w:pPr>
              <w:pStyle w:val="Compact"/>
            </w:pPr>
            <w:r>
              <w:t xml:space="preserve">The compiler identifies the mistake before the </w:t>
            </w:r>
            <w:del w:id="353" w:author="J.T. Menchaca" w:date="2026-05-13T01:28:32Z" w16du:dateUtc="2026-05-13T01:28:32Z">
              <w:r>
                <w:rPr/>
                <w:delText>pr</w:delText>
              </w:r>
            </w:del>
            <w:ins w:id="304" w:author="J.T. Menchaca" w:date="2026-05-13T01:28:32Z" w16du:dateUtc="2026-05-13T01:28:32Z">
              <w:r>
                <w:rPr/>
                <w:t>c</w:t>
              </w:r>
            </w:ins>
            <w:r>
              <w:t>o</w:t>
            </w:r>
            <w:del w:id="354" w:author="J.T. Menchaca" w:date="2026-05-13T01:28:32Z" w16du:dateUtc="2026-05-13T01:28:32Z">
              <w:r>
                <w:rPr/>
                <w:delText>gram</w:delText>
              </w:r>
            </w:del>
            <w:ins w:id="305" w:author="J.T. Menchaca" w:date="2026-05-13T01:28:32Z" w16du:dateUtc="2026-05-13T01:28:32Z">
              <w:r>
                <w:rPr/>
                <w:t>de</w:t>
              </w:r>
            </w:ins>
            <w:r>
              <w:t xml:space="preserve"> runs</w:t>
            </w:r>
          </w:p>
        </w:tc>
      </w:tr>
      <w:tr w:rsidR="005233BB" w14:paraId="5411E087" w14:textId="77777777">
        <w:tc>
          <w:tcPr>
            <w:tcW w:w="0" w:type="auto"/>
          </w:tcPr>
          <w:p w14:paraId="5C014AE2" w14:textId="77777777" w:rsidR="005233BB" w:rsidRDefault="00000000">
            <w:pPr>
              <w:pStyle w:val="Compact"/>
            </w:pPr>
            <w:r>
              <w:t>Runtime error</w:t>
            </w:r>
          </w:p>
        </w:tc>
        <w:tc>
          <w:tcPr>
            <w:tcW w:w="0" w:type="auto"/>
          </w:tcPr>
          <w:p w14:paraId="38A2AE9F" w14:textId="77777777" w:rsidR="005233BB" w:rsidRDefault="00000000">
            <w:pPr>
              <w:pStyle w:val="Compact"/>
            </w:pPr>
            <w:r>
              <w:t>Program runs and stops with an error message</w:t>
            </w:r>
          </w:p>
        </w:tc>
      </w:tr>
      <w:tr w:rsidR="005233BB" w14:paraId="3D0C254C" w14:textId="77777777">
        <w:tc>
          <w:tcPr>
            <w:tcW w:w="0" w:type="auto"/>
          </w:tcPr>
          <w:p w14:paraId="4CDF81EB" w14:textId="77777777" w:rsidR="005233BB" w:rsidRDefault="00000000">
            <w:pPr>
              <w:pStyle w:val="Compact"/>
            </w:pPr>
            <w:r>
              <w:t>Runtime warning</w:t>
            </w:r>
          </w:p>
        </w:tc>
        <w:tc>
          <w:tcPr>
            <w:tcW w:w="0" w:type="auto"/>
          </w:tcPr>
          <w:p w14:paraId="3587FD46" w14:textId="77777777" w:rsidR="005233BB" w:rsidRDefault="00000000">
            <w:pPr>
              <w:pStyle w:val="Compact"/>
            </w:pPr>
            <w:r>
              <w:t xml:space="preserve">Program prints a warning but continues </w:t>
            </w:r>
            <w:del w:id="355" w:author="J.T. Menchaca" w:date="2026-05-13T01:28:32Z" w16du:dateUtc="2026-05-13T01:28:32Z">
              <w:r>
                <w:rPr/>
                <w:delText>to</w:delText>
              </w:r>
            </w:del>
            <w:ins w:id="306" w:author="J.T. Menchaca" w:date="2026-05-13T01:28:32Z" w16du:dateUtc="2026-05-13T01:28:32Z">
              <w:r>
                <w:rPr/>
                <w:t>and may</w:t>
              </w:r>
            </w:ins>
            <w:r>
              <w:t xml:space="preserve"> produce a</w:t>
            </w:r>
            <w:ins w:id="307" w:author="J.T. Menchaca" w:date="2026-05-13T01:28:32Z" w16du:dateUtc="2026-05-13T01:28:32Z">
              <w:r>
                <w:rPr/>
                <w:t>n incorrect</w:t>
              </w:r>
            </w:ins>
            <w:r>
              <w:t xml:space="preserve"> result</w:t>
            </w:r>
          </w:p>
        </w:tc>
      </w:tr>
      <w:tr w:rsidR="005233BB" w14:paraId="2B2E9BF4" w14:textId="77777777">
        <w:tc>
          <w:tcPr>
            <w:tcW w:w="0" w:type="auto"/>
          </w:tcPr>
          <w:p w14:paraId="15FF974C" w14:textId="77777777" w:rsidR="005233BB" w:rsidRDefault="00000000">
            <w:pPr>
              <w:pStyle w:val="Compact"/>
            </w:pPr>
            <w:r>
              <w:t>Silent continuation</w:t>
            </w:r>
          </w:p>
        </w:tc>
        <w:tc>
          <w:tcPr>
            <w:tcW w:w="0" w:type="auto"/>
          </w:tcPr>
          <w:p w14:paraId="095C0B6A" w14:textId="77777777" w:rsidR="005233BB" w:rsidRDefault="00000000">
            <w:pPr>
              <w:pStyle w:val="Compact"/>
            </w:pPr>
            <w:r>
              <w:t>Program continues without error or warning and produces incorrect output</w:t>
            </w:r>
          </w:p>
        </w:tc>
      </w:tr>
    </w:tbl>
    <w:p w14:paraId="3621AD31" w14:textId="77777777" w:rsidR="005233BB" w:rsidRDefault="00000000">
      <w:pPr>
        <w:pStyle w:val="BodyText"/>
      </w:pPr>
      <w:r>
        <w:t>The tests cover five error categories</w:t>
      </w:r>
      <w:del w:id="357" w:author="J.T. Menchaca" w:date="2026-05-13T01:29:38Z" w16du:dateUtc="2026-05-13T01:29:38Z">
        <w:r>
          <w:rPr/>
          <w:delText>:</w:delText>
        </w:r>
      </w:del>
      <w:ins w:id="308" w:author="J.T. Menchaca" w:date="2026-05-13T01:29:38Z" w16du:dateUtc="2026-05-13T01:29:38Z">
        <w:r>
          <w:rPr/>
          <w:t>, including</w:t>
        </w:r>
      </w:ins>
      <w:r>
        <w:t xml:space="preserve"> column reference errors, </w:t>
      </w:r>
      <w:ins w:id="309" w:author="J.T. Menchaca" w:date="2026-05-13T01:29:38Z" w16du:dateUtc="2026-05-13T01:29:38Z">
        <w:r>
          <w:rPr/>
          <w:t xml:space="preserve">value </w:t>
        </w:r>
      </w:ins>
      <w:r>
        <w:t xml:space="preserve">type errors, </w:t>
      </w:r>
      <w:del w:id="358" w:author="J.T. Menchaca" w:date="2026-05-13T01:29:38Z" w16du:dateUtc="2026-05-13T01:29:38Z">
        <w:r>
          <w:rPr/>
          <w:delText xml:space="preserve">null and </w:delText>
        </w:r>
      </w:del>
      <w:r>
        <w:t xml:space="preserve">missing </w:t>
      </w:r>
      <w:del w:id="359" w:author="J.T. Menchaca" w:date="2026-05-13T01:29:38Z" w16du:dateUtc="2026-05-13T01:29:38Z">
        <w:r>
          <w:rPr/>
          <w:delText>d</w:delText>
        </w:r>
      </w:del>
      <w:ins w:id="310" w:author="J.T. Menchaca" w:date="2026-05-13T01:29:38Z" w16du:dateUtc="2026-05-13T01:29:38Z">
        <w:r>
          <w:rPr/>
          <w:t>v</w:t>
        </w:r>
      </w:ins>
      <w:r>
        <w:t>a</w:t>
      </w:r>
      <w:del w:id="360" w:author="J.T. Menchaca" w:date="2026-05-13T01:29:38Z" w16du:dateUtc="2026-05-13T01:29:38Z">
        <w:r>
          <w:rPr/>
          <w:delText>ta</w:delText>
        </w:r>
      </w:del>
      <w:ins w:id="311" w:author="J.T. Menchaca" w:date="2026-05-13T01:29:38Z" w16du:dateUtc="2026-05-13T01:29:38Z">
        <w:r>
          <w:rPr/>
          <w:t>lue</w:t>
        </w:r>
      </w:ins>
      <w:r>
        <w:t xml:space="preserve"> errors, join errors, and data loading errors.</w:t>
      </w:r>
    </w:p>
    <w:p w14:paraId="44FE0A91" w14:textId="77777777" w:rsidR="005233BB" w:rsidRDefault="005233BB">
      <w:pPr>
        <w:pStyle w:val="Spacer"/>
      </w:pPr>
      <w:bookmarkStart w:id="15" w:name="error-severity-classification"/>
      <w:bookmarkEnd w:id="13"/>
      <w:bookmarkEnd w:id="14"/>
    </w:p>
    <w:p w14:paraId="60E82761" w14:textId="77777777" w:rsidR="005233BB" w:rsidRPr="00DA4572" w:rsidRDefault="00000000">
      <w:pPr>
        <w:pStyle w:val="Heading3"/>
        <w:rPr>
          <w:b w:val="0"/>
          <w:bCs w:val="0"/>
          <w:i/>
          <w:iCs/>
        </w:rPr>
      </w:pPr>
      <w:r w:rsidRPr="00DA4572">
        <w:rPr>
          <w:b w:val="0"/>
          <w:bCs w:val="0"/>
          <w:i/>
          <w:iCs/>
        </w:rPr>
        <w:t>Error Severity Classification</w:t>
      </w:r>
    </w:p>
    <w:p w14:paraId="453B91C0" w14:textId="77777777" w:rsidR="005233BB" w:rsidRDefault="00000000">
      <w:pPr>
        <w:pStyle w:val="FirstParagraph"/>
      </w:pPr>
      <w:del w:id="362" w:author="J.T. Menchaca" w:date="2026-05-13T01:31:02Z" w16du:dateUtc="2026-05-13T01:31:02Z">
        <w:r>
          <w:rPr/>
          <w:delText>r</w:delText>
        </w:r>
      </w:del>
      <w:del w:id="363" w:author="J.T. Menchaca" w:date="2026-05-13T01:31:02Z" w16du:dateUtc="2026-05-13T01:31:02Z">
        <w:r>
          <w:rPr/>
          <w:delText>a</w:delText>
        </w:r>
      </w:del>
      <w:del w:id="364" w:author="J.T. Menchaca" w:date="2026-05-13T01:31:02Z" w16du:dateUtc="2026-05-13T01:31:02Z">
        <w:r>
          <w:rPr/>
          <w:delText>h</w:delText>
        </w:r>
      </w:del>
      <w:del w:id="365" w:author="J.T. Menchaca" w:date="2026-05-13T01:31:02Z" w16du:dateUtc="2026-05-13T01:31:02Z">
        <w:r>
          <w:rPr/>
          <w:delText xml:space="preserve"> a final result</w:delText>
        </w:r>
      </w:del>
      <w:del w:id="366" w:author="J.T. Menchaca" w:date="2026-05-13T01:31:02Z" w16du:dateUtc="2026-05-13T01:31:02Z">
        <w:r>
          <w:rPr/>
          <w:delText>We scored s</w:delText>
        </w:r>
      </w:del>
      <w:del w:id="367" w:author="J.T. Menchaca" w:date="2026-05-13T01:31:02Z" w16du:dateUtc="2026-05-13T01:31:02Z">
        <w:r>
          <w:rPr/>
          <w:delText>ara</w:delText>
        </w:r>
      </w:del>
      <w:del w:id="368" w:author="J.T. Menchaca" w:date="2026-05-13T01:31:02Z" w16du:dateUtc="2026-05-13T01:31:02Z">
        <w:r>
          <w:rPr/>
          <w:delText>e</w:delText>
        </w:r>
      </w:del>
      <w:del w:id="369" w:author="J.T. Menchaca" w:date="2026-05-13T01:31:02Z" w16du:dateUtc="2026-05-13T01:31:02Z">
        <w:r>
          <w:rPr/>
          <w:delText>rom</w:delText>
        </w:r>
      </w:del>
      <w:r>
        <w:t xml:space="preserve">Each test was also classified by how consequential the error would be if it </w:t>
      </w:r>
      <w:ins w:id="312" w:author="J.T. Menchaca" w:date="2026-05-13T01:31:02Z" w16du:dateUtc="2026-05-13T01:31:02Z">
        <w:r>
          <w:rPr/>
          <w:t>w</w:t>
        </w:r>
      </w:ins>
      <w:r>
        <w:t>e</w:t>
      </w:r>
      <w:ins w:id="313" w:author="J.T. Menchaca" w:date="2026-05-13T01:31:02Z" w16du:dateUtc="2026-05-13T01:31:02Z">
        <w:r>
          <w:rPr/>
          <w:t>nt undete</w:t>
        </w:r>
      </w:ins>
      <w:r>
        <w:t>c</w:t>
      </w:r>
      <w:ins w:id="314" w:author="J.T. Menchaca" w:date="2026-05-13T01:31:02Z" w16du:dateUtc="2026-05-13T01:31:02Z">
        <w:r>
          <w:rPr/>
          <w:t>t</w:t>
        </w:r>
      </w:ins>
      <w:r>
        <w:t>ed</w:t>
      </w:r>
      <w:r>
        <w:t xml:space="preserve">. </w:t>
      </w:r>
      <w:ins w:id="315" w:author="J.T. Menchaca" w:date="2026-05-13T01:31:02Z" w16du:dateUtc="2026-05-13T01:31:02Z">
        <w:r>
          <w:rPr/>
          <w:t>S</w:t>
        </w:r>
      </w:ins>
      <w:r>
        <w:t xml:space="preserve">everity </w:t>
      </w:r>
      <w:ins w:id="316" w:author="J.T. Menchaca" w:date="2026-05-13T01:31:02Z" w16du:dateUtc="2026-05-13T01:31:02Z">
        <w:r>
          <w:rPr/>
          <w:t>wa</w:t>
        </w:r>
      </w:ins>
      <w:r>
        <w:t>s</w:t>
      </w:r>
      <w:ins w:id="317" w:author="J.T. Menchaca" w:date="2026-05-13T01:31:02Z" w16du:dateUtc="2026-05-13T01:31:02Z">
        <w:r>
          <w:rPr/>
          <w:t xml:space="preserve"> determined ind</w:t>
        </w:r>
      </w:ins>
      <w:r>
        <w:t>ep</w:t>
      </w:r>
      <w:ins w:id="318" w:author="J.T. Menchaca" w:date="2026-05-13T01:31:02Z" w16du:dateUtc="2026-05-13T01:31:02Z">
        <w:r>
          <w:rPr/>
          <w:t>enden</w:t>
        </w:r>
      </w:ins>
      <w:r>
        <w:t>t</w:t>
      </w:r>
      <w:r>
        <w:t xml:space="preserve">ly </w:t>
      </w:r>
      <w:ins w:id="319" w:author="J.T. Menchaca" w:date="2026-05-13T01:31:02Z" w16du:dateUtc="2026-05-13T01:31:02Z">
        <w:r>
          <w:rPr/>
          <w:t>o</w:t>
        </w:r>
      </w:ins>
      <w:r>
        <w:t>f</w:t>
      </w:r>
      <w:r>
        <w:t xml:space="preserve"> whether the error was caught. This follows </w:t>
      </w:r>
      <w:ins w:id="323" w:author="J.T. Menchaca" w:date="2026-05-13T01:31:37Z" w16du:dateUtc="2026-05-13T01:31:37Z">
        <w:r>
          <w:rPr/>
          <w:t>es</w:t>
        </w:r>
      </w:ins>
      <w:r>
        <w:t>t</w:t>
      </w:r>
      <w:ins w:id="324" w:author="J.T. Menchaca" w:date="2026-05-13T01:31:37Z" w16du:dateUtc="2026-05-13T01:31:37Z">
        <w:r>
          <w:rPr/>
          <w:t>ablis</w:t>
        </w:r>
      </w:ins>
      <w:r>
        <w:t>he</w:t>
      </w:r>
      <w:ins w:id="325" w:author="J.T. Menchaca" w:date="2026-05-13T01:31:37Z" w16du:dateUtc="2026-05-13T01:31:37Z">
        <w:r>
          <w:rPr/>
          <w:t>d</w:t>
        </w:r>
      </w:ins>
      <w:r>
        <w:t xml:space="preserve"> </w:t>
      </w:r>
      <w:ins w:id="326" w:author="J.T. Menchaca" w:date="2026-05-13T01:31:37Z" w16du:dateUtc="2026-05-13T01:31:37Z">
        <w:r>
          <w:rPr/>
          <w:t>approaches in qua</w:t>
        </w:r>
      </w:ins>
      <w:r>
        <w:t>l</w:t>
      </w:r>
      <w:del w:id="374" w:author="J.T. Menchaca" w:date="2026-05-13T01:31:37Z" w16du:dateUtc="2026-05-13T01:31:37Z">
        <w:r>
          <w:rPr/>
          <w:delText>o</w:delText>
        </w:r>
      </w:del>
      <w:ins w:id="327" w:author="J.T. Menchaca" w:date="2026-05-13T01:31:37Z" w16du:dateUtc="2026-05-13T01:31:37Z">
        <w:r>
          <w:rPr/>
          <w:t>ity assurance, includin</w:t>
        </w:r>
      </w:ins>
      <w:r>
        <w:t>g</w:t>
      </w:r>
      <w:del w:id="375" w:author="J.T. Menchaca" w:date="2026-05-13T01:31:37Z" w16du:dateUtc="2026-05-13T01:31:37Z">
        <w:r>
          <w:rPr/>
          <w:delText>ic of</w:delText>
        </w:r>
      </w:del>
      <w:r>
        <w:t xml:space="preserve"> Failure Modes and Effects Analysis (FMEA)</w:t>
      </w:r>
      <w:del w:id="376" w:author="J.T. Menchaca" w:date="2026-05-13T01:31:37Z" w16du:dateUtc="2026-05-13T01:31:37Z">
        <w:r>
          <w:rPr/>
          <w:delText>, in which severity reflects the consequence if the failure reaches the output, independent of how likely it is to be caught.</w:delText>
        </w:r>
      </w:del>
      <w:r>
        <w:t xml:space="preserve">[45][46] </w:t>
      </w:r>
      <w:del w:id="377" w:author="J.T. Menchaca" w:date="2026-05-13T01:31:37Z" w16du:dateUtc="2026-05-13T01:31:37Z">
        <w:r>
          <w:rPr/>
          <w:delText>T</w:delText>
        </w:r>
      </w:del>
      <w:ins w:id="328" w:author="J.T. Menchaca" w:date="2026-05-13T01:31:37Z" w16du:dateUtc="2026-05-13T01:31:37Z">
        <w:r>
          <w:rPr/>
          <w:t>and t</w:t>
        </w:r>
      </w:ins>
      <w:del w:id="370" w:author="J.T. Menchaca" w:date="2026-05-13T01:31:02Z" w16du:dateUtc="2026-05-13T01:31:02Z">
        <w:r>
          <w:rPr/>
          <w:delText>’</w:delText>
        </w:r>
      </w:del>
      <w:r>
        <w:t>he O</w:t>
      </w:r>
      <w:del w:id="378" w:author="J.T. Menchaca" w:date="2026-05-13T01:31:37Z" w16du:dateUtc="2026-05-13T01:31:37Z">
        <w:r>
          <w:rPr/>
          <w:delText>&amp;apos;</w:delText>
        </w:r>
      </w:del>
      <w:ins w:id="329" w:author="J.T. Menchaca" w:date="2026-05-13T01:31:37Z" w16du:dateUtc="2026-05-13T01:31:37Z">
        <w:r>
          <w:rPr/>
          <w:t>'</w:t>
        </w:r>
      </w:ins>
      <w:r>
        <w:t>Kane system for grading laboratory errors</w:t>
      </w:r>
      <w:del w:id="379" w:author="J.T. Menchaca" w:date="2026-05-13T01:31:37Z" w16du:dateUtc="2026-05-13T01:31:37Z">
        <w:r>
          <w:rPr/>
          <w:delText xml:space="preserve"> applies the same principle</w:delText>
        </w:r>
      </w:del>
      <w:r>
        <w:t>,</w:t>
      </w:r>
      <w:del w:id="371" w:author="J.T. Menchaca" w:date="2026-05-13T01:31:02Z" w16du:dateUtc="2026-05-13T01:31:02Z">
        <w:r>
          <w:rPr/>
          <w:delText>“</w:delText>
        </w:r>
      </w:del>
      <w:del w:id="372" w:author="J.T. Menchaca" w:date="2026-05-13T01:31:02Z" w16du:dateUtc="2026-05-13T01:31:02Z">
        <w:r>
          <w:rPr/>
          <w:delText>”</w:delText>
        </w:r>
      </w:del>
      <w:del w:id="380" w:author="J.T. Menchaca" w:date="2026-05-13T01:31:37Z" w16du:dateUtc="2026-05-13T01:31:37Z">
        <w:r>
          <w:rPr/>
          <w:delText xml:space="preserve"> scoring the </w:delText>
        </w:r>
      </w:del>
      <w:del w:id="381" w:author="J.T. Menchaca" w:date="2026-05-13T01:31:37Z" w16du:dateUtc="2026-05-13T01:31:37Z">
        <w:r>
          <w:rPr/>
          <w:delText>&amp;quot;</w:delText>
        </w:r>
      </w:del>
      <w:del w:id="382" w:author="J.T. Menchaca" w:date="2026-05-13T01:31:37Z" w16du:dateUtc="2026-05-13T01:31:37Z">
        <w:r>
          <w:rPr/>
          <w:delText>worst case possible outcome that might have resulted</w:delText>
        </w:r>
      </w:del>
      <w:del w:id="383" w:author="J.T. Menchaca" w:date="2026-05-13T01:31:37Z" w16du:dateUtc="2026-05-13T01:31:37Z">
        <w:r>
          <w:rPr/>
          <w:delText>&amp;quot;</w:delText>
        </w:r>
      </w:del>
      <w:del w:id="384" w:author="J.T. Menchaca" w:date="2026-05-13T01:31:37Z" w16du:dateUtc="2026-05-13T01:31:37Z">
        <w:r>
          <w:rPr/>
          <w:delText xml:space="preserve"> regardless of whether the error was caught.</w:delText>
        </w:r>
      </w:del>
      <w:r>
        <w:t>[47][48]</w:t>
      </w:r>
      <w:ins w:id="330" w:author="J.T. Menchaca" w:date="2026-05-13T01:31:37Z" w16du:dateUtc="2026-05-13T01:31:37Z">
        <w:r>
          <w:rPr/>
          <w:t xml:space="preserve"> both of which score severity by consequence rather than likelihood of detection.</w:t>
        </w:r>
      </w:ins>
    </w:p>
    <w:p w14:paraId="1953409A" w14:textId="77777777" w:rsidR="005233BB" w:rsidRDefault="00000000">
      <w:pPr>
        <w:pStyle w:val="BodyText"/>
      </w:pPr>
      <w:r w:rsidRPr="00DA4572">
        <w:t>Severity</w:t>
      </w:r>
      <w:r>
        <w:t xml:space="preserve"> was assigned to each test in three tiers.</w:t>
      </w:r>
    </w:p>
    <w:p w14:paraId="29E22339" w14:textId="77777777" w:rsidR="00DA4572" w:rsidRDefault="00000000" w:rsidP="00DA4572">
      <w:pPr>
        <w:pStyle w:val="BodyText"/>
        <w:numPr>
          <w:ilvl w:val="0"/>
          <w:numId w:val="4"/>
        </w:numPr>
      </w:pPr>
      <w:r>
        <w:rPr>
          <w:i/>
          <w:iCs/>
        </w:rPr>
        <w:t>High</w:t>
      </w:r>
    </w:p>
    <w:p>
      <w:ins w:id="331" w:author="J.T. Menchaca" w:date="2026-05-13T01:35:28Z" w16du:dateUtc="2026-05-13T01:35:28Z">
        <w:r>
          <w:t>All three of the following were required.</w:t>
        </w:r>
      </w:ins>
    </w:p>
    <w:p w14:paraId="636DFBED" w14:textId="77777777" w:rsidR="00DA4572" w:rsidRDefault="00000000" w:rsidP="00DA4572">
      <w:pPr>
        <w:pStyle w:val="BodyText"/>
        <w:numPr>
          <w:ilvl w:val="1"/>
          <w:numId w:val="4"/>
        </w:numPr>
      </w:pPr>
      <w:del w:id="386" w:author="J.T. Menchaca" w:date="2026-05-13T01:35:28Z" w16du:dateUtc="2026-05-13T01:35:28Z">
        <w:r>
          <w:rPr/>
          <w:delText>udy finding</w:delText>
        </w:r>
      </w:del>
      <w:del w:id="387" w:author="J.T. Menchaca" w:date="2026-05-13T01:35:28Z" w16du:dateUtc="2026-05-13T01:35:28Z">
        <w:r>
          <w:rPr/>
          <w:delText>quali</w:delText>
        </w:r>
      </w:del>
      <w:del w:id="388" w:author="J.T. Menchaca" w:date="2026-05-13T01:35:28Z" w16du:dateUtc="2026-05-13T01:35:28Z">
        <w:r>
          <w:rPr/>
          <w:delText>y</w:delText>
        </w:r>
      </w:del>
      <w:del w:id="389" w:author="J.T. Menchaca" w:date="2026-05-13T01:35:28Z" w16du:dateUtc="2026-05-13T01:35:28Z">
        <w:r>
          <w:rPr/>
          <w:delText>a</w:delText>
        </w:r>
      </w:del>
      <w:del w:id="390" w:author="J.T. Menchaca" w:date="2026-05-13T01:35:28Z" w16du:dateUtc="2026-05-13T01:35:28Z">
        <w:r>
          <w:rPr/>
          <w:delText>ure</w:delText>
        </w:r>
      </w:del>
      <w:r>
        <w:t xml:space="preserve">(1) The error would change a </w:t>
      </w:r>
      <w:ins w:id="332" w:author="J.T. Menchaca" w:date="2026-05-13T01:35:28Z" w16du:dateUtc="2026-05-13T01:35:28Z">
        <w:r>
          <w:rPr/>
          <w:t>numeric re</w:t>
        </w:r>
      </w:ins>
      <w:r>
        <w:t>s</w:t>
      </w:r>
      <w:ins w:id="333" w:author="J.T. Menchaca" w:date="2026-05-13T01:35:28Z" w16du:dateUtc="2026-05-13T01:35:28Z">
        <w:r>
          <w:rPr/>
          <w:t>ul</w:t>
        </w:r>
      </w:ins>
      <w:r>
        <w:t>t</w:t>
      </w:r>
      <w:r>
        <w:t xml:space="preserve">, </w:t>
      </w:r>
      <w:ins w:id="334" w:author="J.T. Menchaca" w:date="2026-05-13T01:35:28Z" w16du:dateUtc="2026-05-13T01:35:28Z">
        <w:r>
          <w:rPr/>
          <w:t>cohor</w:t>
        </w:r>
      </w:ins>
      <w:r>
        <w:t>t</w:t>
      </w:r>
      <w:r>
        <w:t xml:space="preserve"> me</w:t>
      </w:r>
      <w:ins w:id="335" w:author="J.T. Menchaca" w:date="2026-05-13T01:35:28Z" w16du:dateUtc="2026-05-13T01:35:28Z">
        <w:r>
          <w:rPr/>
          <w:t>mber</w:t>
        </w:r>
      </w:ins>
      <w:r>
        <w:t>s</w:t>
      </w:r>
      <w:ins w:id="336" w:author="J.T. Menchaca" w:date="2026-05-13T01:35:28Z" w16du:dateUtc="2026-05-13T01:35:28Z">
        <w:r>
          <w:rPr/>
          <w:t>hip</w:t>
        </w:r>
      </w:ins>
      <w:r>
        <w:t>, or clinical decision.</w:t>
      </w:r>
      <w:del w:id="399" w:author="J.T. Menchaca" w:date="2026-05-13T01:37:41Z" w16du:dateUtc="2026-05-13T01:37:41Z">
        <w:r>
          <w:rPr/>
          <w:delText xml:space="preserve"> For example, patients could be assigned to the wrong cohort, a treatment effect could be miscalculated, or a clinical alert could fire incorrectly.</w:delText>
        </w:r>
      </w:del>
    </w:p>
    <w:p w14:paraId="0D66921C" w14:textId="77777777" w:rsidR="00DA4572" w:rsidRDefault="00000000" w:rsidP="00DA4572">
      <w:pPr>
        <w:pStyle w:val="BodyText"/>
        <w:numPr>
          <w:ilvl w:val="1"/>
          <w:numId w:val="4"/>
        </w:numPr>
      </w:pPr>
      <w:r>
        <w:t xml:space="preserve">(2) The error is systematic, affecting every patient or row that meets a certain condition in the same way, rather than introducing random noise. </w:t>
      </w:r>
      <w:ins w:id="337" w:author="J.T. Menchaca" w:date="2026-05-13T01:35:28Z" w16du:dateUtc="2026-05-13T01:35:28Z">
        <w:r>
          <w:rPr/>
          <w:t>Systematic data errors bias effect size estimates even at low prevalence.[17]</w:t>
        </w:r>
      </w:ins>
    </w:p>
    <w:p w14:paraId="32FFFBF0" w14:textId="77777777" w:rsidR="00DA4572" w:rsidRDefault="00000000" w:rsidP="00DA4572">
      <w:pPr>
        <w:pStyle w:val="BodyText"/>
        <w:numPr>
          <w:ilvl w:val="1"/>
          <w:numId w:val="4"/>
        </w:numPr>
      </w:pPr>
      <w:r>
        <w:t xml:space="preserve">(3) The incorrect output looks plausible and would </w:t>
      </w:r>
      <w:del w:id="391" w:author="J.T. Menchaca" w:date="2026-05-13T01:35:28Z" w16du:dateUtc="2026-05-13T01:35:28Z">
        <w:r>
          <w:rPr/>
          <w:delText xml:space="preserve">likely </w:delText>
        </w:r>
      </w:del>
      <w:r>
        <w:t xml:space="preserve">not be caught </w:t>
      </w:r>
      <w:del w:id="392" w:author="J.T. Menchaca" w:date="2026-05-13T01:35:28Z" w16du:dateUtc="2026-05-13T01:35:28Z">
        <w:r>
          <w:rPr/>
          <w:delText>with</w:delText>
        </w:r>
      </w:del>
      <w:ins w:id="338" w:author="J.T. Menchaca" w:date="2026-05-13T01:35:28Z" w16du:dateUtc="2026-05-13T01:35:28Z">
        <w:r>
          <w:rPr/>
          <w:t>by r</w:t>
        </w:r>
      </w:ins>
      <w:r>
        <w:t>out</w:t>
      </w:r>
      <w:del w:id="393" w:author="J.T. Menchaca" w:date="2026-05-13T01:35:28Z" w16du:dateUtc="2026-05-13T01:35:28Z">
        <w:r>
          <w:rPr/>
          <w:delText xml:space="preserve"> careful rev</w:delText>
        </w:r>
      </w:del>
      <w:r>
        <w:t>i</w:t>
      </w:r>
      <w:del w:id="394" w:author="J.T. Menchaca" w:date="2026-05-13T01:35:28Z" w16du:dateUtc="2026-05-13T01:35:28Z">
        <w:r>
          <w:rPr/>
          <w:delText>ew by someo</w:delText>
        </w:r>
      </w:del>
      <w:r>
        <w:t xml:space="preserve">ne </w:t>
      </w:r>
      <w:del w:id="395" w:author="J.T. Menchaca" w:date="2026-05-13T01:35:28Z" w16du:dateUtc="2026-05-13T01:35:28Z">
        <w:r>
          <w:rPr/>
          <w:delText>familiar with the data. The systematic-versus-random dist</w:delText>
        </w:r>
      </w:del>
      <w:r>
        <w:t>in</w:t>
      </w:r>
      <w:ins w:id="339" w:author="J.T. Menchaca" w:date="2026-05-13T01:35:28Z" w16du:dateUtc="2026-05-13T01:35:28Z">
        <w:r>
          <w:rPr/>
          <w:t>spe</w:t>
        </w:r>
      </w:ins>
      <w:r>
        <w:t>ction</w:t>
      </w:r>
      <w:del w:id="396" w:author="J.T. Menchaca" w:date="2026-05-13T01:35:28Z" w16du:dateUtc="2026-05-13T01:35:28Z">
        <w:r>
          <w:rPr/>
          <w:delText xml:space="preserve"> follows from evidence that systematic data errors bias effect size estimates even at low prevalence</w:delText>
        </w:r>
      </w:del>
      <w:r>
        <w:t>.</w:t>
      </w:r>
      <w:del w:id="397" w:author="J.T. Menchaca" w:date="2026-05-13T01:35:28Z" w16du:dateUtc="2026-05-13T01:35:28Z">
        <w:r>
          <w:rPr/>
          <w:delText>[17]</w:delText>
        </w:r>
      </w:del>
    </w:p>
    <w:p w14:paraId="2170EFC5" w14:textId="77777777" w:rsidR="00DA4572" w:rsidRDefault="00000000" w:rsidP="00DA4572">
      <w:pPr>
        <w:pStyle w:val="BodyText"/>
        <w:numPr>
          <w:ilvl w:val="0"/>
          <w:numId w:val="4"/>
        </w:numPr>
      </w:pPr>
      <w:r w:rsidRPr="00DA4572">
        <w:rPr>
          <w:i/>
          <w:iCs/>
        </w:rPr>
        <w:t>Moderate</w:t>
      </w:r>
      <w:r>
        <w:t xml:space="preserve"> </w:t>
      </w:r>
    </w:p>
    <w:p>
      <w:ins w:id="341" w:author="J.T. Menchaca" w:date="2026-05-13T01:37:41Z" w16du:dateUtc="2026-05-13T01:37:41Z">
        <w:r>
          <w:t>Both of the following were required.</w:t>
        </w:r>
      </w:ins>
    </w:p>
    <w:p w14:paraId="04AB1A48" w14:textId="77777777" w:rsidR="00DA4572" w:rsidRDefault="00000000" w:rsidP="00DA4572">
      <w:pPr>
        <w:pStyle w:val="BodyText"/>
        <w:numPr>
          <w:ilvl w:val="1"/>
          <w:numId w:val="4"/>
        </w:numPr>
      </w:pPr>
      <w:r>
        <w:t xml:space="preserve">(1) The error produces a wrong value in an intermediate step that is not itself a final result but feeds into later operations. </w:t>
      </w:r>
    </w:p>
    <w:p w14:paraId="331BFB19" w14:textId="77777777" w:rsidR="00DA4572" w:rsidRDefault="00000000" w:rsidP="00DA4572">
      <w:pPr>
        <w:pStyle w:val="BodyText"/>
        <w:numPr>
          <w:ilvl w:val="1"/>
          <w:numId w:val="4"/>
        </w:numPr>
      </w:pPr>
      <w:r>
        <w:t>(2) The error does not meet all three High criteria, typically because it does not affect results systematically, does not reach a final result in the current workflow, or produces visibly wrong output (such as unexpected missing values or implausible row counts) before reaching a result.</w:t>
      </w:r>
    </w:p>
    <w:p w14:paraId="537CB7BC" w14:textId="77777777" w:rsidR="00DA4572" w:rsidRDefault="00000000" w:rsidP="00DA4572">
      <w:pPr>
        <w:pStyle w:val="BodyText"/>
        <w:numPr>
          <w:ilvl w:val="0"/>
          <w:numId w:val="4"/>
        </w:numPr>
      </w:pPr>
      <w:r w:rsidRPr="00DA4572">
        <w:rPr>
          <w:i/>
          <w:iCs/>
        </w:rPr>
        <w:t>Low</w:t>
      </w:r>
    </w:p>
    <w:p>
      <w:ins w:id="340" w:author="J.T. Menchaca" w:date="2026-05-13T01:35:28Z" w16du:dateUtc="2026-05-13T01:35:28Z">
        <w:r>
          <w:t>Any one of the following was sufficient.</w:t>
        </w:r>
      </w:ins>
    </w:p>
    <w:p w14:paraId="72A19656" w14:textId="77777777" w:rsidR="00DA4572" w:rsidRDefault="00000000" w:rsidP="00DA4572">
      <w:pPr>
        <w:pStyle w:val="BodyText"/>
        <w:numPr>
          <w:ilvl w:val="1"/>
          <w:numId w:val="4"/>
        </w:numPr>
      </w:pPr>
      <w:r>
        <w:t>(1) The error produces obviously wrong output that no analyst would proceed with (zero rows, an entirely missing column, a negative count)</w:t>
      </w:r>
    </w:p>
    <w:p w14:paraId="3C1168CA" w14:textId="77777777" w:rsidR="00DA4572" w:rsidRDefault="00000000" w:rsidP="00DA4572">
      <w:pPr>
        <w:pStyle w:val="BodyText"/>
        <w:numPr>
          <w:ilvl w:val="1"/>
          <w:numId w:val="4"/>
        </w:numPr>
      </w:pPr>
      <w:r>
        <w:t>(2) The error affects only cosmetic properties such as display formatting or column ordering.</w:t>
      </w:r>
    </w:p>
    <w:p w14:paraId="02EDD77E" w14:textId="77777777" w:rsidR="005233BB" w:rsidRDefault="00000000" w:rsidP="00DA4572">
      <w:pPr>
        <w:pStyle w:val="BodyText"/>
        <w:numPr>
          <w:ilvl w:val="1"/>
          <w:numId w:val="4"/>
        </w:numPr>
      </w:pPr>
      <w:r>
        <w:t>(3) The error is overwritten or discarded by a later step.</w:t>
      </w:r>
    </w:p>
    <w:p>
      <w:ins w:id="342" w:author="J.T. Menchaca" w:date="2026-05-13T01:37:41Z" w16du:dateUtc="2026-05-13T01:37:41Z">
        <w:r>
          <w:t>Every error in the comparison suite was classified into one of the three tiers.</w:t>
        </w:r>
      </w:ins>
    </w:p>
    <w:p w14:paraId="7970A289" w14:textId="77777777" w:rsidR="005233BB" w:rsidRDefault="00000000" w:rsidP="0035341B">
      <w:pPr>
        <w:pStyle w:val="BodyText"/>
      </w:pPr>
      <w:r>
        <w:t xml:space="preserve">Detection </w:t>
      </w:r>
      <w:ins w:id="343" w:author="J.T. Menchaca" w:date="2026-05-13T01:37:41Z" w16du:dateUtc="2026-05-13T01:37:41Z">
        <w:r>
          <w:rPr/>
          <w:t xml:space="preserve">outcomes </w:t>
        </w:r>
      </w:ins>
      <w:r>
        <w:t>w</w:t>
      </w:r>
      <w:del w:id="400" w:author="J.T. Menchaca" w:date="2026-05-13T01:37:41Z" w16du:dateUtc="2026-05-13T01:37:41Z">
        <w:r>
          <w:rPr/>
          <w:delText>as</w:delText>
        </w:r>
      </w:del>
      <w:ins w:id="344" w:author="J.T. Menchaca" w:date="2026-05-13T01:37:41Z" w16du:dateUtc="2026-05-13T01:37:41Z">
        <w:r>
          <w:rPr/>
          <w:t>ere</w:t>
        </w:r>
      </w:ins>
      <w:r>
        <w:t xml:space="preserve"> recorded</w:t>
      </w:r>
      <w:ins w:id="345" w:author="J.T. Menchaca" w:date="2026-05-13T01:37:41Z" w16du:dateUtc="2026-05-13T01:37:41Z">
        <w:r>
          <w:rPr/>
          <w:t xml:space="preserve"> for each language</w:t>
        </w:r>
      </w:ins>
      <w:r>
        <w:t xml:space="preserve"> separately f</w:t>
      </w:r>
      <w:del w:id="401" w:author="J.T. Menchaca" w:date="2026-05-13T01:37:41Z" w16du:dateUtc="2026-05-13T01:37:41Z">
        <w:r>
          <w:rPr/>
          <w:delText>o</w:delText>
        </w:r>
      </w:del>
      <w:r>
        <w:t>r</w:t>
      </w:r>
      <w:del w:id="402" w:author="J.T. Menchaca" w:date="2026-05-13T01:37:41Z" w16du:dateUtc="2026-05-13T01:37:41Z">
        <w:r>
          <w:rPr/>
          <w:delText xml:space="preserve"> each ecosystem. Each test was classified as a c</w:delText>
        </w:r>
      </w:del>
      <w:r>
        <w:t>om</w:t>
      </w:r>
      <w:del w:id="403" w:author="J.T. Menchaca" w:date="2026-05-13T01:37:41Z" w16du:dateUtc="2026-05-13T01:37:41Z">
        <w:r>
          <w:rPr/>
          <w:delText>pil</w:delText>
        </w:r>
      </w:del>
      <w:ins w:id="346" w:author="J.T. Menchaca" w:date="2026-05-13T01:37:41Z" w16du:dateUtc="2026-05-13T01:37:41Z">
        <w:r>
          <w:rPr/>
          <w:t xml:space="preserve"> s</w:t>
        </w:r>
      </w:ins>
      <w:r>
        <w:t>e</w:t>
      </w:r>
      <w:del w:id="404" w:author="J.T. Menchaca" w:date="2026-05-13T01:37:41Z" w16du:dateUtc="2026-05-13T01:37:41Z">
        <w:r>
          <w:rPr/>
          <w:delText xml:space="preserve">-time </w:delText>
        </w:r>
      </w:del>
      <w:ins w:id="347" w:author="J.T. Menchaca" w:date="2026-05-13T01:37:41Z" w16du:dateUtc="2026-05-13T01:37:41Z">
        <w:r>
          <w:rPr/>
          <w:t>v</w:t>
        </w:r>
      </w:ins>
      <w:r>
        <w:t>er</w:t>
      </w:r>
      <w:del w:id="405" w:author="J.T. Menchaca" w:date="2026-05-13T01:37:41Z" w16du:dateUtc="2026-05-13T01:37:41Z">
        <w:r>
          <w:rPr/>
          <w:delText>ror, run</w:delText>
        </w:r>
      </w:del>
      <w:ins w:id="348" w:author="J.T. Menchaca" w:date="2026-05-13T01:37:41Z" w16du:dateUtc="2026-05-13T01:37:41Z">
        <w:r>
          <w:rPr/>
          <w:t>i</w:t>
        </w:r>
      </w:ins>
      <w:r>
        <w:t>t</w:t>
      </w:r>
      <w:del w:id="406" w:author="J.T. Menchaca" w:date="2026-05-13T01:37:41Z" w16du:dateUtc="2026-05-13T01:37:41Z">
        <w:r>
          <w:rPr/>
          <w:delText>ime error, runtime warning, or silent continuation</w:delText>
        </w:r>
      </w:del>
      <w:ins w:id="349" w:author="J.T. Menchaca" w:date="2026-05-13T01:37:41Z" w16du:dateUtc="2026-05-13T01:37:41Z">
        <w:r>
          <w:rPr/>
          <w:t>y</w:t>
        </w:r>
      </w:ins>
      <w:r>
        <w:t>.</w:t>
      </w:r>
    </w:p>
    <w:p w14:paraId="71185097" w14:textId="77777777" w:rsidR="005233BB" w:rsidRDefault="00000000">
      <w:pPr>
        <w:pStyle w:val="Heading2"/>
      </w:pPr>
      <w:bookmarkStart w:id="16" w:name="results-1"/>
      <w:bookmarkEnd w:id="9"/>
      <w:bookmarkEnd w:id="15"/>
      <w:r>
        <w:t>Results</w:t>
      </w:r>
    </w:p>
    <w:p w14:paraId="4CD89423" w14:textId="77777777" w:rsidR="005233BB" w:rsidRDefault="005233BB">
      <w:pPr>
        <w:pStyle w:val="SpacerHeading"/>
      </w:pPr>
      <w:bookmarkStart w:id="17" w:name="cross-ecosystem-comparison-1"/>
    </w:p>
    <w:p w14:paraId="2BB7D01E" w14:textId="77777777" w:rsidR="005233BB" w:rsidRPr="00AE0632" w:rsidRDefault="00000000">
      <w:pPr>
        <w:pStyle w:val="Heading3"/>
        <w:rPr>
          <w:b w:val="0"/>
          <w:bCs w:val="0"/>
          <w:i/>
          <w:iCs/>
        </w:rPr>
      </w:pPr>
      <w:del w:id="341" w:author="J.T. Menchaca" w:date="2026-05-13T01:25:35Z" w16du:dateUtc="2026-05-13T01:25:35Z">
        <w:r>
          <w:rPr>
            <w:b w:val="0"/>
            <w:bCs w:val="0"/>
            <w:i/>
            <w:iCs/>
          </w:rPr>
          <w:delText>Cross-Ecosyst</w:delText>
        </w:r>
      </w:del>
      <w:ins w:id="293" w:author="J.T. Menchaca" w:date="2026-05-13T01:25:35Z" w16du:dateUtc="2026-05-13T01:25:35Z">
        <w:r>
          <w:rPr>
            <w:b w:val="0"/>
            <w:bCs w:val="0"/>
            <w:i/>
            <w:iCs/>
          </w:rPr>
          <w:t>Languag</w:t>
        </w:r>
      </w:ins>
      <w:r>
        <w:rPr>
          <w:b w:val="0"/>
          <w:bCs w:val="0"/>
          <w:i/>
          <w:iCs/>
        </w:rPr>
        <w:t>e</w:t>
      </w:r>
      <w:del w:id="342" w:author="J.T. Menchaca" w:date="2026-05-13T01:25:35Z" w16du:dateUtc="2026-05-13T01:25:35Z">
        <w:r>
          <w:rPr>
            <w:b w:val="0"/>
            <w:bCs w:val="0"/>
            <w:i/>
            <w:iCs/>
          </w:rPr>
          <w:delText>m</w:delText>
        </w:r>
      </w:del>
      <w:r>
        <w:rPr>
          <w:b w:val="0"/>
          <w:bCs w:val="0"/>
          <w:i/>
          <w:iCs/>
        </w:rPr>
        <w:t xml:space="preserve"> Comparison</w:t>
      </w:r>
      <w:ins w:id="294" w:author="J.T. Menchaca" w:date="2026-05-13T01:25:35Z" w16du:dateUtc="2026-05-13T01:25:35Z">
        <w:r>
          <w:rPr>
            <w:b w:val="0"/>
            <w:bCs w:val="0"/>
            <w:i/>
            <w:iCs/>
          </w:rPr>
          <w:t xml:space="preserve"> Suite</w:t>
        </w:r>
      </w:ins>
    </w:p>
    <w:p w14:paraId="45B7DABA" w14:textId="77777777" w:rsidR="005233BB" w:rsidRDefault="00000000">
      <w:pPr>
        <w:pStyle w:val="FirstParagraph"/>
      </w:pPr>
      <w:del w:id="408" w:author="J.T. Menchaca" w:date="2026-05-13T01:38:46Z" w16du:dateUtc="2026-05-13T01:38:46Z">
        <w:r>
          <w:rPr/>
          <w:delText>s</w:delText>
        </w:r>
      </w:del>
      <w:del w:id="409" w:author="J.T. Menchaca" w:date="2026-05-13T01:38:46Z" w16du:dateUtc="2026-05-13T01:38:46Z">
        <w:r>
          <w:rPr/>
          <w:delText>:</w:delText>
        </w:r>
      </w:del>
      <w:r>
        <w:t>The comparison suite include</w:t>
      </w:r>
      <w:ins w:id="350" w:author="J.T. Menchaca" w:date="2026-05-13T01:38:46Z" w16du:dateUtc="2026-05-13T01:38:46Z">
        <w:r>
          <w:rPr/>
          <w:t>d</w:t>
        </w:r>
      </w:ins>
      <w:r>
        <w:t xml:space="preserve"> 65 tests across five error categories</w:t>
      </w:r>
      <w:ins w:id="351" w:author="J.T. Menchaca" w:date="2026-05-13T01:38:46Z" w16du:dateUtc="2026-05-13T01:38:46Z">
        <w:r>
          <w:rPr/>
          <w:t>, including</w:t>
        </w:r>
      </w:ins>
      <w:r>
        <w:t xml:space="preserve"> column reference errors (16</w:t>
      </w:r>
      <w:ins w:id="368" w:author="J.T. Menchaca" w:date="2026-05-13T01:40:05Z" w16du:dateUtc="2026-05-13T01:40:05Z">
        <w:r>
          <w:rPr/>
          <w:t>, 25%</w:t>
        </w:r>
      </w:ins>
      <w:r>
        <w:t xml:space="preserve">), </w:t>
      </w:r>
      <w:ins w:id="352" w:author="J.T. Menchaca" w:date="2026-05-13T01:38:46Z" w16du:dateUtc="2026-05-13T01:38:46Z">
        <w:r>
          <w:rPr/>
          <w:t xml:space="preserve">value </w:t>
        </w:r>
      </w:ins>
      <w:r>
        <w:t>type errors (14</w:t>
      </w:r>
      <w:ins w:id="369" w:author="J.T. Menchaca" w:date="2026-05-13T01:40:05Z" w16du:dateUtc="2026-05-13T01:40:05Z">
        <w:r>
          <w:rPr/>
          <w:t>, 22%</w:t>
        </w:r>
      </w:ins>
      <w:del w:id="410" w:author="J.T. Menchaca" w:date="2026-05-13T01:38:46Z" w16du:dateUtc="2026-05-13T01:38:46Z">
        <w:r>
          <w:rPr/>
          <w:delText xml:space="preserve">null and </w:delText>
        </w:r>
      </w:del>
      <w:del w:id="411" w:author="J.T. Menchaca" w:date="2026-05-13T01:38:46Z" w16du:dateUtc="2026-05-13T01:38:46Z">
        <w:r>
          <w:rPr/>
          <w:delText>d</w:delText>
        </w:r>
      </w:del>
      <w:del w:id="412" w:author="J.T. Menchaca" w:date="2026-05-13T01:38:46Z" w16du:dateUtc="2026-05-13T01:38:46Z">
        <w:r>
          <w:rPr/>
          <w:delText>ta</w:delText>
        </w:r>
      </w:del>
      <w:r>
        <w:t xml:space="preserve">), </w:t>
      </w:r>
      <w:r>
        <w:t xml:space="preserve">missing </w:t>
      </w:r>
      <w:ins w:id="353" w:author="J.T. Menchaca" w:date="2026-05-13T01:38:46Z" w16du:dateUtc="2026-05-13T01:38:46Z">
        <w:r>
          <w:rPr/>
          <w:t>v</w:t>
        </w:r>
      </w:ins>
      <w:r>
        <w:t>a</w:t>
      </w:r>
      <w:ins w:id="354" w:author="J.T. Menchaca" w:date="2026-05-13T01:38:46Z" w16du:dateUtc="2026-05-13T01:38:46Z">
        <w:r>
          <w:rPr/>
          <w:t>lue</w:t>
        </w:r>
      </w:ins>
      <w:r>
        <w:t xml:space="preserve"> errors (17</w:t>
      </w:r>
      <w:ins w:id="370" w:author="J.T. Menchaca" w:date="2026-05-13T01:40:05Z" w16du:dateUtc="2026-05-13T01:40:05Z">
        <w:r>
          <w:rPr/>
          <w:t>, 26%</w:t>
        </w:r>
      </w:ins>
      <w:r>
        <w:t>), join errors (8</w:t>
      </w:r>
      <w:ins w:id="371" w:author="J.T. Menchaca" w:date="2026-05-13T01:40:05Z" w16du:dateUtc="2026-05-13T01:40:05Z">
        <w:r>
          <w:rPr/>
          <w:t>, 12%</w:t>
        </w:r>
      </w:ins>
      <w:r>
        <w:t>), and data loading errors (10</w:t>
      </w:r>
      <w:ins w:id="372" w:author="J.T. Menchaca" w:date="2026-05-13T01:40:05Z" w16du:dateUtc="2026-05-13T01:40:05Z">
        <w:r>
          <w:rPr/>
          <w:t>, 15%</w:t>
        </w:r>
      </w:ins>
      <w:r>
        <w:t>). Of these, 30</w:t>
      </w:r>
      <w:ins w:id="373" w:author="J.T. Menchaca" w:date="2026-05-13T01:40:05Z" w16du:dateUtc="2026-05-13T01:40:05Z">
        <w:r>
          <w:rPr/>
          <w:t xml:space="preserve"> (46%)</w:t>
        </w:r>
      </w:ins>
      <w:r>
        <w:t xml:space="preserve"> were classified as High severity, 16 </w:t>
      </w:r>
      <w:ins w:id="374" w:author="J.T. Menchaca" w:date="2026-05-13T01:40:05Z" w16du:dateUtc="2026-05-13T01:40:05Z">
        <w:r>
          <w:rPr/>
          <w:t xml:space="preserve">(25%) </w:t>
        </w:r>
      </w:ins>
      <w:r>
        <w:t>as Moderate, and 19</w:t>
      </w:r>
      <w:ins w:id="375" w:author="J.T. Menchaca" w:date="2026-05-13T01:40:05Z" w16du:dateUtc="2026-05-13T01:40:05Z">
        <w:r>
          <w:rPr/>
          <w:t xml:space="preserve"> (29%)</w:t>
        </w:r>
      </w:ins>
      <w:r>
        <w:t xml:space="preserve"> as Low. Each test was run in Tidy-TS, pandas, and tidyverse.</w:t>
      </w:r>
    </w:p>
    <w:p w14:paraId="394EE484" w14:textId="77777777" w:rsidR="005233BB" w:rsidRDefault="00000000">
      <w:pPr>
        <w:pStyle w:val="BodyText"/>
      </w:pPr>
      <w:r>
        <w:t xml:space="preserve">Tidy-TS </w:t>
      </w:r>
      <w:del w:id="419" w:author="J.T. Menchaca" w:date="2026-05-13T01:39:48Z" w16du:dateUtc="2026-05-13T01:39:48Z">
        <w:r>
          <w:rPr/>
          <w:delText>reje</w:delText>
        </w:r>
      </w:del>
      <w:r>
        <w:t>c</w:t>
      </w:r>
      <w:ins w:id="359" w:author="J.T. Menchaca" w:date="2026-05-13T01:39:48Z" w16du:dateUtc="2026-05-13T01:39:48Z">
        <w:r>
          <w:rPr/>
          <w:t>augh</w:t>
        </w:r>
      </w:ins>
      <w:r>
        <w:t>t</w:t>
      </w:r>
      <w:del w:id="420" w:author="J.T. Menchaca" w:date="2026-05-13T01:39:48Z" w16du:dateUtc="2026-05-13T01:39:48Z">
        <w:r>
          <w:rPr/>
          <w:delText>ed</w:delText>
        </w:r>
      </w:del>
      <w:r>
        <w:t xml:space="preserve"> 62 of 65 errors</w:t>
      </w:r>
      <w:ins w:id="360" w:author="J.T. Menchaca" w:date="2026-05-13T01:39:48Z" w16du:dateUtc="2026-05-13T01:39:48Z">
        <w:r>
          <w:rPr/>
          <w:t xml:space="preserve"> (95%)</w:t>
        </w:r>
      </w:ins>
      <w:r>
        <w:t xml:space="preserve"> before the code ran and caught the remaining 3 </w:t>
      </w:r>
      <w:ins w:id="361" w:author="J.T. Menchaca" w:date="2026-05-13T01:39:48Z" w16du:dateUtc="2026-05-13T01:39:48Z">
        <w:r>
          <w:rPr/>
          <w:t xml:space="preserve">(5%) </w:t>
        </w:r>
      </w:ins>
      <w:r>
        <w:t>through</w:t>
      </w:r>
      <w:del w:id="421" w:author="J.T. Menchaca" w:date="2026-05-13T01:39:48Z" w16du:dateUtc="2026-05-13T01:39:48Z">
        <w:r>
          <w:rPr/>
          <w:delText xml:space="preserve"> input</w:delText>
        </w:r>
      </w:del>
      <w:r>
        <w:t xml:space="preserve"> validation</w:t>
      </w:r>
      <w:ins w:id="362" w:author="J.T. Menchaca" w:date="2026-05-13T01:39:48Z" w16du:dateUtc="2026-05-13T01:39:48Z">
        <w:r>
          <w:rPr/>
          <w:t xml:space="preserve"> when the data was first loaded</w:t>
        </w:r>
      </w:ins>
      <w:r>
        <w:t>. Pandas caught 24</w:t>
      </w:r>
      <w:ins w:id="363" w:author="J.T. Menchaca" w:date="2026-05-13T01:39:48Z" w16du:dateUtc="2026-05-13T01:39:48Z">
        <w:r>
          <w:rPr/>
          <w:t xml:space="preserve"> (37%)</w:t>
        </w:r>
      </w:ins>
      <w:r>
        <w:t xml:space="preserve"> at runtime and missed 41</w:t>
      </w:r>
      <w:ins w:id="364" w:author="J.T. Menchaca" w:date="2026-05-13T01:39:48Z" w16du:dateUtc="2026-05-13T01:39:48Z">
        <w:r>
          <w:rPr/>
          <w:t xml:space="preserve"> (63%)</w:t>
        </w:r>
      </w:ins>
      <w:r>
        <w:t>. Tidyverse caught 25</w:t>
      </w:r>
      <w:ins w:id="365" w:author="J.T. Menchaca" w:date="2026-05-13T01:39:48Z" w16du:dateUtc="2026-05-13T01:39:48Z">
        <w:r>
          <w:rPr/>
          <w:t xml:space="preserve"> (38%)</w:t>
        </w:r>
      </w:ins>
      <w:r>
        <w:t xml:space="preserve"> at runtime, warned on 4</w:t>
      </w:r>
      <w:ins w:id="366" w:author="J.T. Menchaca" w:date="2026-05-13T01:39:48Z" w16du:dateUtc="2026-05-13T01:39:48Z">
        <w:r>
          <w:rPr/>
          <w:t xml:space="preserve"> (6%)</w:t>
        </w:r>
      </w:ins>
      <w:r>
        <w:t>, and missed 36 (</w:t>
      </w:r>
      <w:ins w:id="367" w:author="J.T. Menchaca" w:date="2026-05-13T01:39:48Z" w16du:dateUtc="2026-05-13T01:39:48Z">
        <w:r>
          <w:rPr/>
          <w:t>55%) (</w:t>
        </w:r>
      </w:ins>
      <w:r>
        <w:t>Table 3).</w:t>
      </w:r>
    </w:p>
    <w:p w14:paraId="22A178B7" w14:textId="77777777" w:rsidR="005233BB" w:rsidRDefault="00000000">
      <w:pPr>
        <w:pStyle w:val="BodyText"/>
      </w:pPr>
      <w:r>
        <w:t>The largest</w:t>
      </w:r>
      <w:ins w:id="376" w:author="J.T. Menchaca" w:date="2026-05-13T01:40:54Z" w16du:dateUtc="2026-05-13T01:40:54Z">
        <w:r>
          <w:rPr/>
          <w:t xml:space="preserve"> detection</w:t>
        </w:r>
      </w:ins>
      <w:r>
        <w:t xml:space="preserve"> gap was in the </w:t>
      </w:r>
      <w:del w:id="423" w:author="J.T. Menchaca" w:date="2026-05-13T01:40:54Z" w16du:dateUtc="2026-05-13T01:40:54Z">
        <w:r>
          <w:rPr/>
          <w:delText xml:space="preserve">null and </w:delText>
        </w:r>
      </w:del>
      <w:r>
        <w:t xml:space="preserve">missing </w:t>
      </w:r>
      <w:del w:id="424" w:author="J.T. Menchaca" w:date="2026-05-13T01:40:54Z" w16du:dateUtc="2026-05-13T01:40:54Z">
        <w:r>
          <w:rPr/>
          <w:delText>d</w:delText>
        </w:r>
      </w:del>
      <w:ins w:id="377" w:author="J.T. Menchaca" w:date="2026-05-13T01:40:54Z" w16du:dateUtc="2026-05-13T01:40:54Z">
        <w:r>
          <w:rPr/>
          <w:t>v</w:t>
        </w:r>
      </w:ins>
      <w:r>
        <w:t>a</w:t>
      </w:r>
      <w:del w:id="425" w:author="J.T. Menchaca" w:date="2026-05-13T01:40:54Z" w16du:dateUtc="2026-05-13T01:40:54Z">
        <w:r>
          <w:rPr/>
          <w:delText>ta</w:delText>
        </w:r>
      </w:del>
      <w:ins w:id="378" w:author="J.T. Menchaca" w:date="2026-05-13T01:40:54Z" w16du:dateUtc="2026-05-13T01:40:54Z">
        <w:r>
          <w:rPr/>
          <w:t>lue</w:t>
        </w:r>
      </w:ins>
      <w:r>
        <w:t xml:space="preserve"> category. All 17 tests continued silently in both pandas and tidyverse. Common examples included missing values carried through calculations, comparisons that silently excluded rows with missing values, and missing values introduced by joins that were used in later operations without being handled. Tidy-TS </w:t>
      </w:r>
      <w:del w:id="426" w:author="J.T. Menchaca" w:date="2026-05-13T01:40:54Z" w16du:dateUtc="2026-05-13T01:40:54Z">
        <w:r>
          <w:rPr/>
          <w:delText>reje</w:delText>
        </w:r>
      </w:del>
      <w:r>
        <w:t>c</w:t>
      </w:r>
      <w:ins w:id="379" w:author="J.T. Menchaca" w:date="2026-05-13T01:40:54Z" w16du:dateUtc="2026-05-13T01:40:54Z">
        <w:r>
          <w:rPr/>
          <w:t>augh</w:t>
        </w:r>
      </w:ins>
      <w:r>
        <w:t>t</w:t>
      </w:r>
      <w:del w:id="427" w:author="J.T. Menchaca" w:date="2026-05-13T01:40:54Z" w16du:dateUtc="2026-05-13T01:40:54Z">
        <w:r>
          <w:rPr/>
          <w:delText>ed</w:delText>
        </w:r>
      </w:del>
      <w:r>
        <w:t xml:space="preserve"> all 17 before the code ran.</w:t>
      </w:r>
    </w:p>
    <w:p w14:paraId="27A0D960" w14:textId="77777777" w:rsidR="005233BB" w:rsidRDefault="00000000">
      <w:pPr>
        <w:pStyle w:val="BodyText"/>
      </w:pPr>
      <w:r>
        <w:t xml:space="preserve">Column reference errors showed the smallest </w:t>
      </w:r>
      <w:ins w:id="380" w:author="J.T. Menchaca" w:date="2026-05-13T01:41:24Z" w16du:dateUtc="2026-05-13T01:41:24Z">
        <w:r>
          <w:rPr/>
          <w:t xml:space="preserve">detection </w:t>
        </w:r>
      </w:ins>
      <w:r>
        <w:t>gap</w:t>
      </w:r>
      <w:ins w:id="381" w:author="J.T. Menchaca" w:date="2026-05-13T01:41:24Z" w16du:dateUtc="2026-05-13T01:41:24Z">
        <w:r>
          <w:rPr/>
          <w:t xml:space="preserve"> because these errors tend to stop the program immediately</w:t>
        </w:r>
      </w:ins>
      <w:r>
        <w:t>. Pandas and tidyverse caught 12 of 16</w:t>
      </w:r>
      <w:ins w:id="382" w:author="J.T. Menchaca" w:date="2026-05-13T01:41:24Z" w16du:dateUtc="2026-05-13T01:41:24Z">
        <w:r>
          <w:rPr/>
          <w:t xml:space="preserve"> (75%)</w:t>
        </w:r>
      </w:ins>
      <w:r>
        <w:t xml:space="preserve"> at runtime, typically stopping when a misspelled or nonexistent column was used. The 4 that continued silently involved columns that </w:t>
      </w:r>
      <w:del w:id="429" w:author="J.T. Menchaca" w:date="2026-05-13T01:41:24Z" w16du:dateUtc="2026-05-13T01:41:24Z">
        <w:r>
          <w:rPr/>
          <w:delText>th</w:delText>
        </w:r>
      </w:del>
      <w:ins w:id="383" w:author="J.T. Menchaca" w:date="2026-05-13T01:41:24Z" w16du:dateUtc="2026-05-13T01:41:24Z">
        <w:r>
          <w:rPr/>
          <w:t>a proc</w:t>
        </w:r>
      </w:ins>
      <w:r>
        <w:t>e</w:t>
      </w:r>
      <w:ins w:id="384" w:author="J.T. Menchaca" w:date="2026-05-13T01:41:24Z" w16du:dateUtc="2026-05-13T01:41:24Z">
        <w:r>
          <w:rPr/>
          <w:t>ssing</w:t>
        </w:r>
      </w:ins>
      <w:r>
        <w:t xml:space="preserve"> </w:t>
      </w:r>
      <w:del w:id="430" w:author="J.T. Menchaca" w:date="2026-05-13T01:41:24Z" w16du:dateUtc="2026-05-13T01:41:24Z">
        <w:r>
          <w:rPr/>
          <w:delText>analy</w:delText>
        </w:r>
      </w:del>
      <w:r>
        <w:t>st</w:t>
      </w:r>
      <w:ins w:id="385" w:author="J.T. Menchaca" w:date="2026-05-13T01:41:24Z" w16du:dateUtc="2026-05-13T01:41:24Z">
        <w:r>
          <w:rPr/>
          <w:t>ep</w:t>
        </w:r>
      </w:ins>
      <w:r>
        <w:t xml:space="preserve"> </w:t>
      </w:r>
      <w:del w:id="431" w:author="J.T. Menchaca" w:date="2026-05-13T01:41:24Z" w16du:dateUtc="2026-05-13T01:41:24Z">
        <w:r>
          <w:rPr/>
          <w:delText>m</w:delText>
        </w:r>
      </w:del>
      <w:ins w:id="386" w:author="J.T. Menchaca" w:date="2026-05-13T01:41:24Z" w16du:dateUtc="2026-05-13T01:41:24Z">
        <w:r>
          <w:rPr/>
          <w:t>w</w:t>
        </w:r>
      </w:ins>
      <w:r>
        <w:t>a</w:t>
      </w:r>
      <w:del w:id="432" w:author="J.T. Menchaca" w:date="2026-05-13T01:41:24Z" w16du:dateUtc="2026-05-13T01:41:24Z">
        <w:r>
          <w:rPr/>
          <w:delText>y have</w:delText>
        </w:r>
      </w:del>
      <w:ins w:id="387" w:author="J.T. Menchaca" w:date="2026-05-13T01:41:24Z" w16du:dateUtc="2026-05-13T01:41:24Z">
        <w:r>
          <w:rPr/>
          <w:t>s</w:t>
        </w:r>
      </w:ins>
      <w:r>
        <w:t xml:space="preserve"> expected to </w:t>
      </w:r>
      <w:ins w:id="388" w:author="J.T. Menchaca" w:date="2026-05-13T01:41:24Z" w16du:dateUtc="2026-05-13T01:41:24Z">
        <w:r>
          <w:rPr/>
          <w:t xml:space="preserve">remove </w:t>
        </w:r>
      </w:ins>
      <w:r>
        <w:t>b</w:t>
      </w:r>
      <w:ins w:id="389" w:author="J.T. Menchaca" w:date="2026-05-13T01:41:24Z" w16du:dateUtc="2026-05-13T01:41:24Z">
        <w:r>
          <w:rPr/>
          <w:t>ut did not, such as k</w:t>
        </w:r>
      </w:ins>
      <w:r>
        <w:t>e</w:t>
      </w:r>
      <w:ins w:id="390" w:author="J.T. Menchaca" w:date="2026-05-13T01:41:24Z" w16du:dateUtc="2026-05-13T01:41:24Z">
        <w:r>
          <w:rPr/>
          <w:t>eping extra columns when</w:t>
        </w:r>
      </w:ins>
      <w:r>
        <w:t xml:space="preserve"> remov</w:t>
      </w:r>
      <w:del w:id="433" w:author="J.T. Menchaca" w:date="2026-05-13T01:41:24Z" w16du:dateUtc="2026-05-13T01:41:24Z">
        <w:r>
          <w:rPr/>
          <w:delText>e</w:delText>
        </w:r>
      </w:del>
      <w:ins w:id="391" w:author="J.T. Menchaca" w:date="2026-05-13T01:41:24Z" w16du:dateUtc="2026-05-13T01:41:24Z">
        <w:r>
          <w:rPr/>
          <w:t xml:space="preserve">ing </w:t>
        </w:r>
      </w:ins>
      <w:r>
        <w:t>d</w:t>
      </w:r>
      <w:del w:id="434" w:author="J.T. Menchaca" w:date="2026-05-13T01:41:24Z" w16du:dateUtc="2026-05-13T01:41:24Z">
        <w:r>
          <w:rPr/>
          <w:delText xml:space="preserve"> by an ear</w:delText>
        </w:r>
      </w:del>
      <w:ins w:id="392" w:author="J.T. Menchaca" w:date="2026-05-13T01:41:24Z" w16du:dateUtc="2026-05-13T01:41:24Z">
        <w:r>
          <w:rPr/>
          <w:t>up</w:t>
        </w:r>
      </w:ins>
      <w:r>
        <w:t>li</w:t>
      </w:r>
      <w:del w:id="435" w:author="J.T. Menchaca" w:date="2026-05-13T01:41:24Z" w16du:dateUtc="2026-05-13T01:41:24Z">
        <w:r>
          <w:rPr/>
          <w:delText>er oper</w:delText>
        </w:r>
      </w:del>
      <w:ins w:id="393" w:author="J.T. Menchaca" w:date="2026-05-13T01:41:24Z" w16du:dateUtc="2026-05-13T01:41:24Z">
        <w:r>
          <w:rPr/>
          <w:t>c</w:t>
        </w:r>
      </w:ins>
      <w:r>
        <w:t>at</w:t>
      </w:r>
      <w:del w:id="436" w:author="J.T. Menchaca" w:date="2026-05-13T01:41:24Z" w16du:dateUtc="2026-05-13T01:41:24Z">
        <w:r>
          <w:rPr/>
          <w:delText>ion but wer</w:delText>
        </w:r>
      </w:del>
      <w:r>
        <w:t xml:space="preserve">e </w:t>
      </w:r>
      <w:ins w:id="394" w:author="J.T. Menchaca" w:date="2026-05-13T01:41:24Z" w16du:dateUtc="2026-05-13T01:41:24Z">
        <w:r>
          <w:rPr/>
          <w:t>row</w:t>
        </w:r>
      </w:ins>
      <w:r>
        <w:t>s</w:t>
      </w:r>
      <w:del w:id="437" w:author="J.T. Menchaca" w:date="2026-05-13T01:41:24Z" w16du:dateUtc="2026-05-13T01:41:24Z">
        <w:r>
          <w:rPr/>
          <w:delText>till present</w:delText>
        </w:r>
      </w:del>
      <w:r>
        <w:t>.</w:t>
      </w:r>
    </w:p>
    <w:p w14:paraId="60C009FF" w14:textId="77777777" w:rsidR="005233BB" w:rsidRDefault="00000000">
      <w:pPr>
        <w:pStyle w:val="BodyText"/>
      </w:pPr>
      <w:del w:id="439" w:author="J.T. Menchaca" w:date="2026-05-13T01:41:50Z" w16du:dateUtc="2026-05-13T01:41:50Z">
        <w:r>
          <w:rPr/>
          <w:delText>T</w:delText>
        </w:r>
      </w:del>
      <w:ins w:id="395" w:author="J.T. Menchaca" w:date="2026-05-13T01:41:50Z" w16du:dateUtc="2026-05-13T01:41:50Z">
        <w:r>
          <w:rPr/>
          <w:t>Value t</w:t>
        </w:r>
      </w:ins>
      <w:r>
        <w:t xml:space="preserve">ype errors and join errors fell between these extremes. In both categories, pandas and tidyverse caught errors involving obviously invalid operations (such as misspelled join keys) but allowed </w:t>
      </w:r>
      <w:del w:id="440" w:author="J.T. Menchaca" w:date="2026-05-13T01:41:50Z" w16du:dateUtc="2026-05-13T01:41:50Z">
        <w:r>
          <w:rPr/>
          <w:delText xml:space="preserve">subtler </w:delText>
        </w:r>
      </w:del>
      <w:r>
        <w:t>errors</w:t>
      </w:r>
      <w:ins w:id="396" w:author="J.T. Menchaca" w:date="2026-05-13T01:41:50Z" w16du:dateUtc="2026-05-13T01:41:50Z">
        <w:r>
          <w:rPr/>
          <w:t xml:space="preserve"> with plausible output</w:t>
        </w:r>
      </w:ins>
      <w:r>
        <w:t xml:space="preserve"> to continue silently.</w:t>
      </w:r>
    </w:p>
    <w:p w14:paraId="424C5879" w14:textId="77777777" w:rsidR="005233BB" w:rsidRDefault="005233BB">
      <w:pPr>
        <w:pStyle w:val="Spacer"/>
      </w:pPr>
      <w:bookmarkStart w:id="18" w:name="detection-by-severity"/>
      <w:bookmarkEnd w:id="17"/>
    </w:p>
    <w:p w14:paraId="05EAF5D3" w14:textId="77777777" w:rsidR="005233BB" w:rsidRPr="00AE0632" w:rsidRDefault="00000000">
      <w:pPr>
        <w:pStyle w:val="Heading3"/>
        <w:rPr>
          <w:b w:val="0"/>
          <w:bCs w:val="0"/>
          <w:i/>
          <w:iCs/>
        </w:rPr>
      </w:pPr>
      <w:r w:rsidRPr="00AE0632">
        <w:rPr>
          <w:b w:val="0"/>
          <w:bCs w:val="0"/>
          <w:i/>
          <w:iCs/>
        </w:rPr>
        <w:t>Detection by Severity</w:t>
      </w:r>
    </w:p>
    <w:p w14:paraId="21E5474B" w14:textId="77777777" w:rsidR="005233BB" w:rsidRDefault="00000000">
      <w:pPr>
        <w:pStyle w:val="FirstParagraph"/>
      </w:pPr>
      <w:r>
        <w:t xml:space="preserve">The detection gap between Tidy-TS and the other </w:t>
      </w:r>
      <w:del w:id="442" w:author="J.T. Menchaca" w:date="2026-05-13T01:42:17Z" w16du:dateUtc="2026-05-13T01:42:17Z">
        <w:r>
          <w:rPr/>
          <w:delText>too</w:delText>
        </w:r>
      </w:del>
      <w:r>
        <w:t>l</w:t>
      </w:r>
      <w:ins w:id="397" w:author="J.T. Menchaca" w:date="2026-05-13T01:42:17Z" w16du:dateUtc="2026-05-13T01:42:17Z">
        <w:r>
          <w:rPr/>
          <w:t>anguage</w:t>
        </w:r>
      </w:ins>
      <w:r>
        <w:t>s was largest for the most consequential errors</w:t>
      </w:r>
      <w:ins w:id="398" w:author="J.T. Menchaca" w:date="2026-05-13T01:42:17Z" w16du:dateUtc="2026-05-13T01:42:17Z">
        <w:r>
          <w:rPr/>
          <w:t>, those classified as High severity</w:t>
        </w:r>
      </w:ins>
      <w:r>
        <w:t xml:space="preserve"> (Table 2). Of the 30 High-severity tests, none continued silently in Tidy-TS. In pandas, all 30 </w:t>
      </w:r>
      <w:ins w:id="399" w:author="J.T. Menchaca" w:date="2026-05-13T01:42:17Z" w16du:dateUtc="2026-05-13T01:42:17Z">
        <w:r>
          <w:rPr/>
          <w:t xml:space="preserve">(100%) </w:t>
        </w:r>
      </w:ins>
      <w:r>
        <w:t xml:space="preserve">continued silently. In tidyverse, 27 of 30 </w:t>
      </w:r>
      <w:ins w:id="400" w:author="J.T. Menchaca" w:date="2026-05-13T01:42:17Z" w16du:dateUtc="2026-05-13T01:42:17Z">
        <w:r>
          <w:rPr/>
          <w:t xml:space="preserve">(90%) </w:t>
        </w:r>
      </w:ins>
      <w:r>
        <w:t>continued silently.</w:t>
      </w:r>
    </w:p>
    <w:p w14:paraId="73ECBF17" w14:textId="77777777" w:rsidR="005233BB" w:rsidRDefault="00000000">
      <w:pPr>
        <w:pStyle w:val="BodyText"/>
      </w:pPr>
      <w:r>
        <w:t xml:space="preserve">Twelve of the 30 High-severity tests involved </w:t>
      </w:r>
      <w:del w:id="444" w:author="J.T. Menchaca" w:date="2026-05-13T01:43:09Z" w16du:dateUtc="2026-05-13T01:43:09Z">
        <w:r>
          <w:rPr/>
          <w:delText xml:space="preserve">null and </w:delText>
        </w:r>
      </w:del>
      <w:r>
        <w:t xml:space="preserve">missing </w:t>
      </w:r>
      <w:del w:id="445" w:author="J.T. Menchaca" w:date="2026-05-13T01:43:09Z" w16du:dateUtc="2026-05-13T01:43:09Z">
        <w:r>
          <w:rPr/>
          <w:delText>d</w:delText>
        </w:r>
      </w:del>
      <w:ins w:id="401" w:author="J.T. Menchaca" w:date="2026-05-13T01:43:09Z" w16du:dateUtc="2026-05-13T01:43:09Z">
        <w:r>
          <w:rPr/>
          <w:t>v</w:t>
        </w:r>
      </w:ins>
      <w:r>
        <w:t>a</w:t>
      </w:r>
      <w:del w:id="446" w:author="J.T. Menchaca" w:date="2026-05-13T01:43:09Z" w16du:dateUtc="2026-05-13T01:43:09Z">
        <w:r>
          <w:rPr/>
          <w:delText>ta</w:delText>
        </w:r>
      </w:del>
      <w:ins w:id="402" w:author="J.T. Menchaca" w:date="2026-05-13T01:43:09Z" w16du:dateUtc="2026-05-13T01:43:09Z">
        <w:r>
          <w:rPr/>
          <w:t>lues</w:t>
        </w:r>
      </w:ins>
      <w:r>
        <w:t xml:space="preserve">. These errors are </w:t>
      </w:r>
      <w:del w:id="447" w:author="J.T. Menchaca" w:date="2026-05-13T01:43:09Z" w16du:dateUtc="2026-05-13T01:43:09Z">
        <w:r>
          <w:rPr/>
          <w:delText>clin</w:delText>
        </w:r>
      </w:del>
      <w:ins w:id="403" w:author="J.T. Menchaca" w:date="2026-05-13T01:43:09Z" w16du:dateUtc="2026-05-13T01:43:09Z">
        <w:r>
          <w:rPr/>
          <w:t>part</w:t>
        </w:r>
      </w:ins>
      <w:r>
        <w:t>ic</w:t>
      </w:r>
      <w:ins w:id="404" w:author="J.T. Menchaca" w:date="2026-05-13T01:43:09Z" w16du:dateUtc="2026-05-13T01:43:09Z">
        <w:r>
          <w:rPr/>
          <w:t>ul</w:t>
        </w:r>
      </w:ins>
      <w:r>
        <w:t>a</w:t>
      </w:r>
      <w:del w:id="448" w:author="J.T. Menchaca" w:date="2026-05-13T01:43:09Z" w16du:dateUtc="2026-05-13T01:43:09Z">
        <w:r>
          <w:rPr/>
          <w:delText>l</w:delText>
        </w:r>
      </w:del>
      <w:ins w:id="405" w:author="J.T. Menchaca" w:date="2026-05-13T01:43:09Z" w16du:dateUtc="2026-05-13T01:43:09Z">
        <w:r>
          <w:rPr/>
          <w:t>r</w:t>
        </w:r>
      </w:ins>
      <w:r>
        <w:t xml:space="preserve">ly </w:t>
      </w:r>
      <w:ins w:id="406" w:author="J.T. Menchaca" w:date="2026-05-13T01:43:09Z" w16du:dateUtc="2026-05-13T01:43:09Z">
        <w:r>
          <w:rPr/>
          <w:t>con</w:t>
        </w:r>
      </w:ins>
      <w:r>
        <w:t>s</w:t>
      </w:r>
      <w:del w:id="449" w:author="J.T. Menchaca" w:date="2026-05-13T01:43:09Z" w16du:dateUtc="2026-05-13T01:43:09Z">
        <w:r>
          <w:rPr/>
          <w:delText>ignifica</w:delText>
        </w:r>
      </w:del>
      <w:ins w:id="407" w:author="J.T. Menchaca" w:date="2026-05-13T01:43:09Z" w16du:dateUtc="2026-05-13T01:43:09Z">
        <w:r>
          <w:rPr/>
          <w:t>eque</w:t>
        </w:r>
      </w:ins>
      <w:r>
        <w:t>nt</w:t>
      </w:r>
      <w:ins w:id="408" w:author="J.T. Menchaca" w:date="2026-05-13T01:43:09Z" w16du:dateUtc="2026-05-13T01:43:09Z">
        <w:r>
          <w:rPr/>
          <w:t>ial</w:t>
        </w:r>
      </w:ins>
      <w:r>
        <w:t xml:space="preserve"> because a missing laboratory value carried through a calculation, or a missing value introduced by a join and then used in a comparison, produces output that looks correct but is systematically wrong. All 12 continued silently in both pandas and tidyverse.</w:t>
      </w:r>
    </w:p>
    <w:p w14:paraId="5C6BD40F" w14:textId="77777777" w:rsidR="005233BB" w:rsidRDefault="00000000" w:rsidP="00AE0632">
      <w:pPr>
        <w:pStyle w:val="BodyText"/>
      </w:pPr>
      <w:r>
        <w:t xml:space="preserve">At Moderate severity, the gap narrowed. Pandas caught 8 of 16 </w:t>
      </w:r>
      <w:ins w:id="409" w:author="J.T. Menchaca" w:date="2026-05-13T01:43:45Z" w16du:dateUtc="2026-05-13T01:43:45Z">
        <w:r>
          <w:rPr/>
          <w:t xml:space="preserve">(50%) </w:t>
        </w:r>
      </w:ins>
      <w:r>
        <w:t xml:space="preserve">at runtime and tidyverse caught </w:t>
      </w:r>
      <w:del w:id="451" w:author="J.T. Menchaca" w:date="2026-05-13T01:43:45Z" w16du:dateUtc="2026-05-13T01:43:45Z">
        <w:r>
          <w:rPr/>
          <w:delText>11</w:delText>
        </w:r>
      </w:del>
      <w:ins w:id="410" w:author="J.T. Menchaca" w:date="2026-05-13T01:43:45Z" w16du:dateUtc="2026-05-13T01:43:45Z">
        <w:r>
          <w:rPr/>
          <w:t>9</w:t>
        </w:r>
      </w:ins>
      <w:r>
        <w:t xml:space="preserve"> of 16</w:t>
      </w:r>
      <w:ins w:id="411" w:author="J.T. Menchaca" w:date="2026-05-13T01:43:45Z" w16du:dateUtc="2026-05-13T01:43:45Z">
        <w:r>
          <w:rPr/>
          <w:t xml:space="preserve"> (56%), with 2 additional warnings (13%)</w:t>
        </w:r>
      </w:ins>
      <w:r>
        <w:t>. At Low severity, pandas and tidyverse caught most errors at runtime (16 of 19</w:t>
      </w:r>
      <w:ins w:id="412" w:author="J.T. Menchaca" w:date="2026-05-13T01:43:45Z" w16du:dateUtc="2026-05-13T01:43:45Z">
        <w:r>
          <w:rPr/>
          <w:t>, 84%</w:t>
        </w:r>
      </w:ins>
      <w:r>
        <w:t xml:space="preserve"> and 15 of 19</w:t>
      </w:r>
      <w:ins w:id="413" w:author="J.T. Menchaca" w:date="2026-05-13T01:43:45Z" w16du:dateUtc="2026-05-13T01:43:45Z">
        <w:r>
          <w:rPr/>
          <w:t>, 79%</w:t>
        </w:r>
      </w:ins>
      <w:r>
        <w:t>). Low-severity errors tend to be the ones that stop the program immediately, such as using a column name that does not exist. Tidy-TS caught all 19 at compile time, but the practical outcome is similar since these errors would have been caught regardless.</w:t>
      </w:r>
    </w:p>
    <w:p w14:paraId="2FB32349" w14:textId="77777777" w:rsidR="005233BB" w:rsidRDefault="00000000">
      <w:pPr>
        <w:pStyle w:val="Heading2"/>
      </w:pPr>
      <w:bookmarkStart w:id="19" w:name="discussion"/>
      <w:bookmarkEnd w:id="16"/>
      <w:bookmarkEnd w:id="18"/>
      <w:r>
        <w:t>Discussion</w:t>
      </w:r>
    </w:p>
    <w:p w14:paraId="065D6736" w14:textId="77777777" w:rsidR="005233BB" w:rsidRDefault="00000000">
      <w:pPr>
        <w:pStyle w:val="FirstParagraph"/>
      </w:pPr>
      <w:r>
        <w:t xml:space="preserve">Clinical data workflows often fail in small, ordinary ways. An analyst rarely writes a completely invalid program. More often, an assumption becomes stale. A </w:t>
      </w:r>
      <w:del w:id="453" w:author="J.T. Menchaca" w:date="2026-05-13T01:44:43Z" w16du:dateUtc="2026-05-13T01:44:43Z">
        <w:r>
          <w:rPr/>
          <w:delText>fie</w:delText>
        </w:r>
      </w:del>
      <w:ins w:id="414" w:author="J.T. Menchaca" w:date="2026-05-13T01:44:43Z" w16du:dateUtc="2026-05-13T01:44:43Z">
        <w:r>
          <w:rPr/>
          <w:t>co</w:t>
        </w:r>
      </w:ins>
      <w:r>
        <w:t>l</w:t>
      </w:r>
      <w:del w:id="454" w:author="J.T. Menchaca" w:date="2026-05-13T01:44:43Z" w16du:dateUtc="2026-05-13T01:44:43Z">
        <w:r>
          <w:rPr/>
          <w:delText>d</w:delText>
        </w:r>
      </w:del>
      <w:ins w:id="415" w:author="J.T. Menchaca" w:date="2026-05-13T01:44:43Z" w16du:dateUtc="2026-05-13T01:44:43Z">
        <w:r>
          <w:rPr/>
          <w:t>umn</w:t>
        </w:r>
      </w:ins>
      <w:r>
        <w:t xml:space="preserve"> is renamed. A join changes which patients have complete data. A summary step removes detailed encounter </w:t>
      </w:r>
      <w:del w:id="455" w:author="J.T. Menchaca" w:date="2026-05-13T01:44:43Z" w16du:dateUtc="2026-05-13T01:44:43Z">
        <w:r>
          <w:rPr/>
          <w:delText>fie</w:delText>
        </w:r>
      </w:del>
      <w:ins w:id="416" w:author="J.T. Menchaca" w:date="2026-05-13T01:44:43Z" w16du:dateUtc="2026-05-13T01:44:43Z">
        <w:r>
          <w:rPr/>
          <w:t>co</w:t>
        </w:r>
      </w:ins>
      <w:r>
        <w:t>l</w:t>
      </w:r>
      <w:del w:id="456" w:author="J.T. Menchaca" w:date="2026-05-13T01:44:43Z" w16du:dateUtc="2026-05-13T01:44:43Z">
        <w:r>
          <w:rPr/>
          <w:delText>d</w:delText>
        </w:r>
      </w:del>
      <w:ins w:id="417" w:author="J.T. Menchaca" w:date="2026-05-13T01:44:43Z" w16du:dateUtc="2026-05-13T01:44:43Z">
        <w:r>
          <w:rPr/>
          <w:t>umn</w:t>
        </w:r>
      </w:ins>
      <w:r>
        <w:t>s. A missing laboratory reference range becomes part of a calculation. These are the kinds of errors Tidy-TS is designed to surface.</w:t>
      </w:r>
    </w:p>
    <w:p w14:paraId="484D453A" w14:textId="77777777" w:rsidR="005233BB" w:rsidRDefault="00000000">
      <w:pPr>
        <w:pStyle w:val="BodyText"/>
      </w:pPr>
      <w:r>
        <w:t>Python and R catch most Low-severity errors at runtime. The central finding is that Tidy-TS catches the High-severity errors that Python and R miss</w:t>
      </w:r>
      <w:del w:id="458" w:author="J.T. Menchaca" w:date="2026-05-13T01:45:13Z" w16du:dateUtc="2026-05-13T01:45:13Z">
        <w:r>
          <w:rPr/>
          <w:delText xml:space="preserve"> entirely</w:delText>
        </w:r>
      </w:del>
      <w:r>
        <w:t xml:space="preserve">. All 30 High-severity errors continued silently in pandas, and 27 of 30 in tidyverse. Twelve of these involved </w:t>
      </w:r>
      <w:del w:id="459" w:author="J.T. Menchaca" w:date="2026-05-13T01:45:13Z" w16du:dateUtc="2026-05-13T01:45:13Z">
        <w:r>
          <w:rPr/>
          <w:delText xml:space="preserve">null and </w:delText>
        </w:r>
      </w:del>
      <w:r>
        <w:t xml:space="preserve">missing </w:t>
      </w:r>
      <w:del w:id="460" w:author="J.T. Menchaca" w:date="2026-05-13T01:45:13Z" w16du:dateUtc="2026-05-13T01:45:13Z">
        <w:r>
          <w:rPr/>
          <w:delText>d</w:delText>
        </w:r>
      </w:del>
      <w:ins w:id="418" w:author="J.T. Menchaca" w:date="2026-05-13T01:45:13Z" w16du:dateUtc="2026-05-13T01:45:13Z">
        <w:r>
          <w:rPr/>
          <w:t>v</w:t>
        </w:r>
      </w:ins>
      <w:r>
        <w:t>a</w:t>
      </w:r>
      <w:del w:id="461" w:author="J.T. Menchaca" w:date="2026-05-13T01:45:13Z" w16du:dateUtc="2026-05-13T01:45:13Z">
        <w:r>
          <w:rPr/>
          <w:delText>ta</w:delText>
        </w:r>
      </w:del>
      <w:ins w:id="419" w:author="J.T. Menchaca" w:date="2026-05-13T01:45:13Z" w16du:dateUtc="2026-05-13T01:45:13Z">
        <w:r>
          <w:rPr/>
          <w:t>lues</w:t>
        </w:r>
      </w:ins>
      <w:r>
        <w:t>, where a missing value carried through a calculation or introduced by a join produces output that looks correct but is systematically wrong. This is the error pattern shown to bias treatment-effect estimates even at low prevalence.[17]</w:t>
      </w:r>
    </w:p>
    <w:p w14:paraId="5765AE44" w14:textId="77777777" w:rsidR="005233BB" w:rsidRDefault="00000000">
      <w:pPr>
        <w:pStyle w:val="BodyText"/>
      </w:pPr>
      <w:r>
        <w:t xml:space="preserve">The comparison with pandas and tidyverse should be interpreted carefully. Python and </w:t>
      </w:r>
      <w:r>
        <w:t>R are</w:t>
      </w:r>
      <w:r>
        <w:t xml:space="preserve"> mature, powerful, and widely used for clinical data analysis. They detect errors later because the columns and types of the </w:t>
      </w:r>
      <w:ins w:id="420" w:author="J.T. Menchaca" w:date="2026-05-13T01:46:04Z" w16du:dateUtc="2026-05-13T01:46:04Z">
        <w:r>
          <w:rPr/>
          <w:t>da</w:t>
        </w:r>
      </w:ins>
      <w:r>
        <w:t>ta</w:t>
      </w:r>
      <w:del w:id="463" w:author="J.T. Menchaca" w:date="2026-05-13T01:46:04Z" w16du:dateUtc="2026-05-13T01:46:04Z">
        <w:r>
          <w:rPr/>
          <w:delText>bl</w:delText>
        </w:r>
      </w:del>
      <w:ins w:id="421" w:author="J.T. Menchaca" w:date="2026-05-13T01:46:04Z" w16du:dateUtc="2026-05-13T01:46:04Z">
        <w:r>
          <w:rPr/>
          <w:t>s</w:t>
        </w:r>
      </w:ins>
      <w:r>
        <w:t>e</w:t>
      </w:r>
      <w:ins w:id="422" w:author="J.T. Menchaca" w:date="2026-05-13T01:46:04Z" w16du:dateUtc="2026-05-13T01:46:04Z">
        <w:r>
          <w:rPr/>
          <w:t>t</w:t>
        </w:r>
      </w:ins>
      <w:r>
        <w:t xml:space="preserve"> are not checked by the language before the code runs. When the program stops with an error, the analyst can find and fix the problem. The risk is in silent continuation, where the program produces a plausible </w:t>
      </w:r>
      <w:ins w:id="423" w:author="J.T. Menchaca" w:date="2026-05-13T01:46:04Z" w16du:dateUtc="2026-05-13T01:46:04Z">
        <w:r>
          <w:rPr/>
          <w:t>resul</w:t>
        </w:r>
      </w:ins>
      <w:r>
        <w:t>t</w:t>
      </w:r>
      <w:del w:id="464" w:author="J.T. Menchaca" w:date="2026-05-13T01:46:04Z" w16du:dateUtc="2026-05-13T01:46:04Z">
        <w:r>
          <w:rPr/>
          <w:delText>able</w:delText>
        </w:r>
      </w:del>
      <w:r>
        <w:t xml:space="preserve"> that enters </w:t>
      </w:r>
      <w:del w:id="465" w:author="J.T. Menchaca" w:date="2026-05-13T01:46:04Z" w16du:dateUtc="2026-05-13T01:46:04Z">
        <w:r>
          <w:rPr/>
          <w:delText>downs</w:delText>
        </w:r>
      </w:del>
      <w:ins w:id="424" w:author="J.T. Menchaca" w:date="2026-05-13T01:46:04Z" w16du:dateUtc="2026-05-13T01:46:04Z">
        <w:r>
          <w:rPr/>
          <w:t>la</w:t>
        </w:r>
      </w:ins>
      <w:r>
        <w:t>t</w:t>
      </w:r>
      <w:ins w:id="425" w:author="J.T. Menchaca" w:date="2026-05-13T01:46:04Z" w16du:dateUtc="2026-05-13T01:46:04Z">
        <w:r>
          <w:rPr/>
          <w:t>e</w:t>
        </w:r>
      </w:ins>
      <w:r>
        <w:t>r</w:t>
      </w:r>
      <w:del w:id="466" w:author="J.T. Menchaca" w:date="2026-05-13T01:46:04Z" w16du:dateUtc="2026-05-13T01:46:04Z">
        <w:r>
          <w:rPr/>
          <w:delText>eam</w:delText>
        </w:r>
      </w:del>
      <w:r>
        <w:t xml:space="preserve"> analysis without any signal that something is wrong. Python also has optional tools such as </w:t>
      </w:r>
      <w:r>
        <w:rPr>
          <w:i/>
          <w:iCs/>
        </w:rPr>
        <w:t>mypy</w:t>
      </w:r>
      <w:r>
        <w:t xml:space="preserve"> and </w:t>
      </w:r>
      <w:r>
        <w:rPr>
          <w:i/>
          <w:iCs/>
        </w:rPr>
        <w:t>pyright</w:t>
      </w:r>
      <w:r>
        <w:t xml:space="preserve"> that can check some errors before the code runs, and add-on libraries that provide type information for pandas. These tools are not widely adopted in clinical data analysis workflows, and their coverage of dataframe operations is more limited than what a framework designed around compile-time checking can provide. A comparison that included these tools would likely narrow the detection gap for some error categories.</w:t>
      </w:r>
    </w:p>
    <w:p w14:paraId="72DB4BA1" w14:textId="77777777" w:rsidR="005233BB" w:rsidRDefault="00000000">
      <w:pPr>
        <w:pStyle w:val="BodyText"/>
      </w:pPr>
      <w:r>
        <w:t xml:space="preserve">The framework is deployed in a clinical data workflow at the University of Utah, where it maps hospital data into structured datasets for quality improvement and research. In practice, the most common </w:t>
      </w:r>
      <w:del w:id="468" w:author="J.T. Menchaca" w:date="2026-05-13T01:46:25Z" w16du:dateUtc="2026-05-13T01:46:25Z">
        <w:r>
          <w:rPr/>
          <w:delText xml:space="preserve">practical </w:delText>
        </w:r>
      </w:del>
      <w:r>
        <w:t xml:space="preserve">benefit is explicit handling of missing values after joins, consistent with the finding that </w:t>
      </w:r>
      <w:del w:id="469" w:author="J.T. Menchaca" w:date="2026-05-13T01:46:25Z" w16du:dateUtc="2026-05-13T01:46:25Z">
        <w:r>
          <w:rPr/>
          <w:delText xml:space="preserve">null and </w:delText>
        </w:r>
      </w:del>
      <w:r>
        <w:t xml:space="preserve">missing </w:t>
      </w:r>
      <w:del w:id="470" w:author="J.T. Menchaca" w:date="2026-05-13T01:46:25Z" w16du:dateUtc="2026-05-13T01:46:25Z">
        <w:r>
          <w:rPr/>
          <w:delText>d</w:delText>
        </w:r>
      </w:del>
      <w:ins w:id="426" w:author="J.T. Menchaca" w:date="2026-05-13T01:46:25Z" w16du:dateUtc="2026-05-13T01:46:25Z">
        <w:r>
          <w:rPr/>
          <w:t>v</w:t>
        </w:r>
      </w:ins>
      <w:r>
        <w:t>a</w:t>
      </w:r>
      <w:del w:id="471" w:author="J.T. Menchaca" w:date="2026-05-13T01:46:25Z" w16du:dateUtc="2026-05-13T01:46:25Z">
        <w:r>
          <w:rPr/>
          <w:delText>ta</w:delText>
        </w:r>
      </w:del>
      <w:ins w:id="427" w:author="J.T. Menchaca" w:date="2026-05-13T01:46:25Z" w16du:dateUtc="2026-05-13T01:46:25Z">
        <w:r>
          <w:rPr/>
          <w:t>lue</w:t>
        </w:r>
      </w:ins>
      <w:r>
        <w:t xml:space="preserve"> errors are the category most likely to continue silently in </w:t>
      </w:r>
      <w:del w:id="472" w:author="J.T. Menchaca" w:date="2026-05-13T01:46:25Z" w16du:dateUtc="2026-05-13T01:46:25Z">
        <w:r>
          <w:rPr/>
          <w:delText>c</w:delText>
        </w:r>
      </w:del>
      <w:ins w:id="428" w:author="J.T. Menchaca" w:date="2026-05-13T01:46:25Z" w16du:dateUtc="2026-05-13T01:46:25Z">
        <w:r>
          <w:rPr/>
          <w:t>Pyth</w:t>
        </w:r>
      </w:ins>
      <w:r>
        <w:t>on</w:t>
      </w:r>
      <w:del w:id="473" w:author="J.T. Menchaca" w:date="2026-05-13T01:46:25Z" w16du:dateUtc="2026-05-13T01:46:25Z">
        <w:r>
          <w:rPr/>
          <w:delText>ve</w:delText>
        </w:r>
      </w:del>
      <w:ins w:id="429" w:author="J.T. Menchaca" w:date="2026-05-13T01:46:25Z" w16du:dateUtc="2026-05-13T01:46:25Z">
        <w:r>
          <w:rPr/>
          <w:t xml:space="preserve"> a</w:t>
        </w:r>
      </w:ins>
      <w:r>
        <w:t>n</w:t>
      </w:r>
      <w:del w:id="474" w:author="J.T. Menchaca" w:date="2026-05-13T01:46:25Z" w16du:dateUtc="2026-05-13T01:46:25Z">
        <w:r>
          <w:rPr/>
          <w:delText>tional</w:delText>
        </w:r>
      </w:del>
      <w:ins w:id="430" w:author="J.T. Menchaca" w:date="2026-05-13T01:46:25Z" w16du:dateUtc="2026-05-13T01:46:25Z">
        <w:r>
          <w:rPr/>
          <w:t>d</w:t>
        </w:r>
      </w:ins>
      <w:r>
        <w:t xml:space="preserve"> </w:t>
      </w:r>
      <w:del w:id="475" w:author="J.T. Menchaca" w:date="2026-05-13T01:46:25Z" w16du:dateUtc="2026-05-13T01:46:25Z">
        <w:r>
          <w:rPr/>
          <w:delText>tools</w:delText>
        </w:r>
      </w:del>
      <w:ins w:id="431" w:author="J.T. Menchaca" w:date="2026-05-13T01:46:25Z" w16du:dateUtc="2026-05-13T01:46:25Z">
        <w:r>
          <w:rPr/>
          <w:t>R</w:t>
        </w:r>
      </w:ins>
      <w:r>
        <w:t>.</w:t>
      </w:r>
    </w:p>
    <w:p w14:paraId="61F15307" w14:textId="77777777" w:rsidR="005233BB" w:rsidRDefault="00000000">
      <w:pPr>
        <w:pStyle w:val="BodyText"/>
      </w:pPr>
      <w:r>
        <w:t xml:space="preserve">Compile-time checking does not eliminate the need for </w:t>
      </w:r>
      <w:del w:id="477" w:author="J.T. Menchaca" w:date="2026-05-13T01:47:03Z" w16du:dateUtc="2026-05-13T01:47:03Z">
        <w:r>
          <w:rPr/>
          <w:delText xml:space="preserve">runtime </w:delText>
        </w:r>
      </w:del>
      <w:r>
        <w:t>validation</w:t>
      </w:r>
      <w:del w:id="478" w:author="J.T. Menchaca" w:date="2026-05-13T01:47:03Z" w16du:dateUtc="2026-05-13T01:47:03Z">
        <w:r>
          <w:rPr/>
          <w:delText>.</w:delText>
        </w:r>
      </w:del>
      <w:r>
        <w:t xml:space="preserve"> </w:t>
      </w:r>
      <w:del w:id="479" w:author="J.T. Menchaca" w:date="2026-05-13T01:47:03Z" w16du:dateUtc="2026-05-13T01:47:03Z">
        <w:r>
          <w:rPr/>
          <w:delText>Data from fil</w:delText>
        </w:r>
      </w:del>
      <w:ins w:id="432" w:author="J.T. Menchaca" w:date="2026-05-13T01:47:03Z" w16du:dateUtc="2026-05-13T01:47:03Z">
        <w:r>
          <w:rPr/>
          <w:t>wh</w:t>
        </w:r>
      </w:ins>
      <w:r>
        <w:t>e</w:t>
      </w:r>
      <w:del w:id="480" w:author="J.T. Menchaca" w:date="2026-05-13T01:47:03Z" w16du:dateUtc="2026-05-13T01:47:03Z">
        <w:r>
          <w:rPr/>
          <w:delText>s, databases, a</w:delText>
        </w:r>
      </w:del>
      <w:r>
        <w:t>n</w:t>
      </w:r>
      <w:del w:id="481" w:author="J.T. Menchaca" w:date="2026-05-13T01:47:03Z" w16du:dateUtc="2026-05-13T01:47:03Z">
        <w:r>
          <w:rPr/>
          <w:delText>d</w:delText>
        </w:r>
      </w:del>
      <w:r>
        <w:t xml:space="preserve"> external </w:t>
      </w:r>
      <w:del w:id="482" w:author="J.T. Menchaca" w:date="2026-05-13T01:47:03Z" w16du:dateUtc="2026-05-13T01:47:03Z">
        <w:r>
          <w:rPr/>
          <w:delText>services mus</w:delText>
        </w:r>
      </w:del>
      <w:ins w:id="433" w:author="J.T. Menchaca" w:date="2026-05-13T01:47:03Z" w16du:dateUtc="2026-05-13T01:47:03Z">
        <w:r>
          <w:rPr/>
          <w:t>da</w:t>
        </w:r>
      </w:ins>
      <w:r>
        <w:t>t</w:t>
      </w:r>
      <w:del w:id="483" w:author="J.T. Menchaca" w:date="2026-05-13T01:47:03Z" w16du:dateUtc="2026-05-13T01:47:03Z">
        <w:r>
          <w:rPr/>
          <w:delText xml:space="preserve"> still be checked when it</w:delText>
        </w:r>
      </w:del>
      <w:ins w:id="434" w:author="J.T. Menchaca" w:date="2026-05-13T01:47:03Z" w16du:dateUtc="2026-05-13T01:47:03Z">
        <w:r>
          <w:rPr/>
          <w:t>a</w:t>
        </w:r>
      </w:ins>
      <w:r>
        <w:t xml:space="preserve"> enters the program</w:t>
      </w:r>
      <w:del w:id="484" w:author="J.T. Menchaca" w:date="2026-05-13T01:47:03Z" w16du:dateUtc="2026-05-13T01:47:03Z">
        <w:r>
          <w:rPr/>
          <w:delText>.</w:delText>
        </w:r>
      </w:del>
      <w:ins w:id="435" w:author="J.T. Menchaca" w:date="2026-05-13T01:47:03Z" w16du:dateUtc="2026-05-13T01:47:03Z">
        <w:r>
          <w:rPr/>
          <w:t>,</w:t>
        </w:r>
      </w:ins>
      <w:r>
        <w:t xml:space="preserve"> </w:t>
      </w:r>
      <w:del w:id="485" w:author="J.T. Menchaca" w:date="2026-05-13T01:47:03Z" w16du:dateUtc="2026-05-13T01:47:03Z">
        <w:r>
          <w:rPr/>
          <w:delText>T</w:delText>
        </w:r>
      </w:del>
      <w:ins w:id="436" w:author="J.T. Menchaca" w:date="2026-05-13T01:47:03Z" w16du:dateUtc="2026-05-13T01:47:03Z">
        <w:r>
          <w:rPr/>
          <w:t>wh</w:t>
        </w:r>
      </w:ins>
      <w:r>
        <w:t>i</w:t>
      </w:r>
      <w:del w:id="486" w:author="J.T. Menchaca" w:date="2026-05-13T01:47:03Z" w16du:dateUtc="2026-05-13T01:47:03Z">
        <w:r>
          <w:rPr/>
          <w:delText>dy-TS</w:delText>
        </w:r>
      </w:del>
      <w:ins w:id="437" w:author="J.T. Menchaca" w:date="2026-05-13T01:47:03Z" w16du:dateUtc="2026-05-13T01:47:03Z">
        <w:r>
          <w:rPr/>
          <w:t>ch</w:t>
        </w:r>
      </w:ins>
      <w:r>
        <w:t xml:space="preserve"> </w:t>
      </w:r>
      <w:del w:id="487" w:author="J.T. Menchaca" w:date="2026-05-13T01:47:03Z" w16du:dateUtc="2026-05-13T01:47:03Z">
        <w:r>
          <w:rPr/>
          <w:delText>comb</w:delText>
        </w:r>
      </w:del>
      <w:r>
        <w:t>i</w:t>
      </w:r>
      <w:del w:id="488" w:author="J.T. Menchaca" w:date="2026-05-13T01:47:03Z" w16du:dateUtc="2026-05-13T01:47:03Z">
        <w:r>
          <w:rPr/>
          <w:delText>ne</w:delText>
        </w:r>
      </w:del>
      <w:r>
        <w:t xml:space="preserve">s </w:t>
      </w:r>
      <w:del w:id="489" w:author="J.T. Menchaca" w:date="2026-05-13T01:47:03Z" w16du:dateUtc="2026-05-13T01:47:03Z">
        <w:r>
          <w:rPr/>
          <w:delText>c</w:delText>
        </w:r>
      </w:del>
      <w:ins w:id="438" w:author="J.T. Menchaca" w:date="2026-05-13T01:47:03Z" w16du:dateUtc="2026-05-13T01:47:03Z">
        <w:r>
          <w:rPr/>
          <w:t xml:space="preserve">why 3 </w:t>
        </w:r>
      </w:ins>
      <w:r>
        <w:t>o</w:t>
      </w:r>
      <w:del w:id="490" w:author="J.T. Menchaca" w:date="2026-05-13T01:47:03Z" w16du:dateUtc="2026-05-13T01:47:03Z">
        <w:r>
          <w:rPr/>
          <w:delText>mpil</w:delText>
        </w:r>
      </w:del>
      <w:ins w:id="439" w:author="J.T. Menchaca" w:date="2026-05-13T01:47:03Z" w16du:dateUtc="2026-05-13T01:47:03Z">
        <w:r>
          <w:rPr/>
          <w:t>f th</w:t>
        </w:r>
      </w:ins>
      <w:r>
        <w:t>e</w:t>
      </w:r>
      <w:del w:id="491" w:author="J.T. Menchaca" w:date="2026-05-13T01:47:03Z" w16du:dateUtc="2026-05-13T01:47:03Z">
        <w:r>
          <w:rPr/>
          <w:delText>-tim</w:delText>
        </w:r>
      </w:del>
      <w:ins w:id="440" w:author="J.T. Menchaca" w:date="2026-05-13T01:47:03Z" w16du:dateUtc="2026-05-13T01:47:03Z">
        <w:r>
          <w:rPr/>
          <w:t xml:space="preserve"> 65 errors wer</w:t>
        </w:r>
      </w:ins>
      <w:r>
        <w:t>e c</w:t>
      </w:r>
      <w:ins w:id="441" w:author="J.T. Menchaca" w:date="2026-05-13T01:47:03Z" w16du:dateUtc="2026-05-13T01:47:03Z">
        <w:r>
          <w:rPr/>
          <w:t>aught at that boundary rat</w:t>
        </w:r>
      </w:ins>
      <w:r>
        <w:t>he</w:t>
      </w:r>
      <w:del w:id="492" w:author="J.T. Menchaca" w:date="2026-05-13T01:47:03Z" w16du:dateUtc="2026-05-13T01:47:03Z">
        <w:r>
          <w:rPr/>
          <w:delText>cki</w:delText>
        </w:r>
      </w:del>
      <w:ins w:id="442" w:author="J.T. Menchaca" w:date="2026-05-13T01:47:03Z" w16du:dateUtc="2026-05-13T01:47:03Z">
        <w:r>
          <w:rPr/>
          <w:t>r tha</w:t>
        </w:r>
      </w:ins>
      <w:r>
        <w:t>n</w:t>
      </w:r>
      <w:del w:id="493" w:author="J.T. Menchaca" w:date="2026-05-13T01:47:03Z" w16du:dateUtc="2026-05-13T01:47:03Z">
        <w:r>
          <w:rPr/>
          <w:delText>g</w:delText>
        </w:r>
      </w:del>
      <w:r>
        <w:t xml:space="preserve"> </w:t>
      </w:r>
      <w:del w:id="494" w:author="J.T. Menchaca" w:date="2026-05-13T01:47:03Z" w16du:dateUtc="2026-05-13T01:47:03Z">
        <w:r>
          <w:rPr/>
          <w:delText>insid</w:delText>
        </w:r>
      </w:del>
      <w:ins w:id="443" w:author="J.T. Menchaca" w:date="2026-05-13T01:47:03Z" w16du:dateUtc="2026-05-13T01:47:03Z">
        <w:r>
          <w:rPr/>
          <w:t>befor</w:t>
        </w:r>
      </w:ins>
      <w:r>
        <w:t xml:space="preserve">e the </w:t>
      </w:r>
      <w:del w:id="495" w:author="J.T. Menchaca" w:date="2026-05-13T01:47:03Z" w16du:dateUtc="2026-05-13T01:47:03Z">
        <w:r>
          <w:rPr/>
          <w:delText>w</w:delText>
        </w:r>
      </w:del>
      <w:ins w:id="444" w:author="J.T. Menchaca" w:date="2026-05-13T01:47:03Z" w16du:dateUtc="2026-05-13T01:47:03Z">
        <w:r>
          <w:rPr/>
          <w:t>c</w:t>
        </w:r>
      </w:ins>
      <w:r>
        <w:t>o</w:t>
      </w:r>
      <w:del w:id="496" w:author="J.T. Menchaca" w:date="2026-05-13T01:47:03Z" w16du:dateUtc="2026-05-13T01:47:03Z">
        <w:r>
          <w:rPr/>
          <w:delText>rkflow with</w:delText>
        </w:r>
      </w:del>
      <w:ins w:id="445" w:author="J.T. Menchaca" w:date="2026-05-13T01:47:03Z" w16du:dateUtc="2026-05-13T01:47:03Z">
        <w:r>
          <w:rPr/>
          <w:t>de</w:t>
        </w:r>
      </w:ins>
      <w:r>
        <w:t xml:space="preserve"> r</w:t>
      </w:r>
      <w:del w:id="497" w:author="J.T. Menchaca" w:date="2026-05-13T01:47:03Z" w16du:dateUtc="2026-05-13T01:47:03Z">
        <w:r>
          <w:rPr/>
          <w:delText>u</w:delText>
        </w:r>
      </w:del>
      <w:ins w:id="446" w:author="J.T. Menchaca" w:date="2026-05-13T01:47:03Z" w16du:dateUtc="2026-05-13T01:47:03Z">
        <w:r>
          <w:rPr/>
          <w:t>a</w:t>
        </w:r>
      </w:ins>
      <w:r>
        <w:t>n</w:t>
      </w:r>
      <w:del w:id="498" w:author="J.T. Menchaca" w:date="2026-05-13T01:47:03Z" w16du:dateUtc="2026-05-13T01:47:03Z">
        <w:r>
          <w:rPr/>
          <w:delText>time validation at the point where external data is loaded</w:delText>
        </w:r>
      </w:del>
      <w:r>
        <w:t>.</w:t>
      </w:r>
    </w:p>
    <w:p w14:paraId="020B10D5" w14:textId="77777777" w:rsidR="005233BB" w:rsidRDefault="00000000">
      <w:pPr>
        <w:pStyle w:val="BodyText"/>
      </w:pPr>
      <w:r>
        <w:t xml:space="preserve">TypeScript also has practical limits. Programmers can bypass the compiler, and </w:t>
      </w:r>
      <w:del w:id="500" w:author="J.T. Menchaca" w:date="2026-05-13T01:47:35Z" w16du:dateUtc="2026-05-13T01:47:35Z">
        <w:r>
          <w:rPr/>
          <w:delText>d</w:delText>
        </w:r>
      </w:del>
      <w:ins w:id="447" w:author="J.T. Menchaca" w:date="2026-05-13T01:47:35Z" w16du:dateUtc="2026-05-13T01:47:35Z">
        <w:r>
          <w:rPr/>
          <w:t>workflows with many proc</w:t>
        </w:r>
      </w:ins>
      <w:r>
        <w:t>e</w:t>
      </w:r>
      <w:ins w:id="448" w:author="J.T. Menchaca" w:date="2026-05-13T01:47:35Z" w16du:dateUtc="2026-05-13T01:47:35Z">
        <w:r>
          <w:rPr/>
          <w:t>ssing st</w:t>
        </w:r>
      </w:ins>
      <w:r>
        <w:t>ep</w:t>
      </w:r>
      <w:del w:id="501" w:author="J.T. Menchaca" w:date="2026-05-13T01:47:35Z" w16du:dateUtc="2026-05-13T01:47:35Z">
        <w:r>
          <w:rPr/>
          <w:delText>ly</w:delText>
        </w:r>
      </w:del>
      <w:ins w:id="449" w:author="J.T. Menchaca" w:date="2026-05-13T01:47:35Z" w16du:dateUtc="2026-05-13T01:47:35Z">
        <w:r>
          <w:rPr/>
          <w:t>s</w:t>
        </w:r>
      </w:ins>
      <w:r>
        <w:t xml:space="preserve"> </w:t>
      </w:r>
      <w:del w:id="502" w:author="J.T. Menchaca" w:date="2026-05-13T01:47:35Z" w16du:dateUtc="2026-05-13T01:47:35Z">
        <w:r>
          <w:rPr/>
          <w:delText>cha</w:delText>
        </w:r>
      </w:del>
      <w:r>
        <w:t>in</w:t>
      </w:r>
      <w:ins w:id="450" w:author="J.T. Menchaca" w:date="2026-05-13T01:47:35Z" w16du:dateUtc="2026-05-13T01:47:35Z">
        <w:r>
          <w:rPr/>
          <w:t xml:space="preserve"> s</w:t>
        </w:r>
      </w:ins>
      <w:r>
        <w:t>e</w:t>
      </w:r>
      <w:del w:id="503" w:author="J.T. Menchaca" w:date="2026-05-13T01:47:35Z" w16du:dateUtc="2026-05-13T01:47:35Z">
        <w:r>
          <w:rPr/>
          <w:delText>d op</w:delText>
        </w:r>
      </w:del>
      <w:ins w:id="451" w:author="J.T. Menchaca" w:date="2026-05-13T01:47:35Z" w16du:dateUtc="2026-05-13T01:47:35Z">
        <w:r>
          <w:rPr/>
          <w:t>qu</w:t>
        </w:r>
      </w:ins>
      <w:r>
        <w:t>e</w:t>
      </w:r>
      <w:del w:id="504" w:author="J.T. Menchaca" w:date="2026-05-13T01:47:35Z" w16du:dateUtc="2026-05-13T01:47:35Z">
        <w:r>
          <w:rPr/>
          <w:delText>ratio</w:delText>
        </w:r>
      </w:del>
      <w:r>
        <w:t>n</w:t>
      </w:r>
      <w:del w:id="505" w:author="J.T. Menchaca" w:date="2026-05-13T01:47:35Z" w16du:dateUtc="2026-05-13T01:47:35Z">
        <w:r>
          <w:rPr/>
          <w:delText>s</w:delText>
        </w:r>
      </w:del>
      <w:ins w:id="452" w:author="J.T. Menchaca" w:date="2026-05-13T01:47:35Z" w16du:dateUtc="2026-05-13T01:47:35Z">
        <w:r>
          <w:rPr/>
          <w:t>ce</w:t>
        </w:r>
      </w:ins>
      <w:r>
        <w:t xml:space="preserve"> can exceed </w:t>
      </w:r>
      <w:del w:id="506" w:author="J.T. Menchaca" w:date="2026-05-13T01:47:35Z" w16du:dateUtc="2026-05-13T01:47:35Z">
        <w:r>
          <w:rPr/>
          <w:delText>a</w:delText>
        </w:r>
      </w:del>
      <w:ins w:id="453" w:author="J.T. Menchaca" w:date="2026-05-13T01:47:35Z" w16du:dateUtc="2026-05-13T01:47:35Z">
        <w:r>
          <w:rPr/>
          <w:t>the</w:t>
        </w:r>
      </w:ins>
      <w:r>
        <w:t xml:space="preserve"> compiler</w:t>
      </w:r>
      <w:ins w:id="454" w:author="J.T. Menchaca" w:date="2026-05-13T01:47:35Z" w16du:dateUtc="2026-05-13T01:47:35Z">
        <w:r>
          <w:rPr/>
          <w:t>'s</w:t>
        </w:r>
      </w:ins>
      <w:r>
        <w:t xml:space="preserve"> </w:t>
      </w:r>
      <w:del w:id="507" w:author="J.T. Menchaca" w:date="2026-05-13T01:47:35Z" w16du:dateUtc="2026-05-13T01:47:35Z">
        <w:r>
          <w:rPr/>
          <w:delText>lim</w:delText>
        </w:r>
      </w:del>
      <w:ins w:id="455" w:author="J.T. Menchaca" w:date="2026-05-13T01:47:35Z" w16du:dateUtc="2026-05-13T01:47:35Z">
        <w:r>
          <w:rPr/>
          <w:t>capac</w:t>
        </w:r>
      </w:ins>
      <w:r>
        <w:t>it</w:t>
      </w:r>
      <w:ins w:id="456" w:author="J.T. Menchaca" w:date="2026-05-13T01:47:35Z" w16du:dateUtc="2026-05-13T01:47:35Z">
        <w:r>
          <w:rPr/>
          <w:t>y, requiring the workflow to be broken into smaller parts</w:t>
        </w:r>
      </w:ins>
      <w:r>
        <w:t xml:space="preserve">. These </w:t>
      </w:r>
      <w:del w:id="508" w:author="J.T. Menchaca" w:date="2026-05-13T01:47:35Z" w16du:dateUtc="2026-05-13T01:47:35Z">
        <w:r>
          <w:rPr/>
          <w:delText>defin</w:delText>
        </w:r>
      </w:del>
      <w:ins w:id="457" w:author="J.T. Menchaca" w:date="2026-05-13T01:47:35Z" w16du:dateUtc="2026-05-13T01:47:35Z">
        <w:r>
          <w:rPr/>
          <w:t>ar</w:t>
        </w:r>
      </w:ins>
      <w:r>
        <w:t xml:space="preserve">e </w:t>
      </w:r>
      <w:del w:id="509" w:author="J.T. Menchaca" w:date="2026-05-13T01:47:35Z" w16du:dateUtc="2026-05-13T01:47:35Z">
        <w:r>
          <w:rPr/>
          <w:delText>th</w:delText>
        </w:r>
      </w:del>
      <w:ins w:id="458" w:author="J.T. Menchaca" w:date="2026-05-13T01:47:35Z" w16du:dateUtc="2026-05-13T01:47:35Z">
        <w:r>
          <w:rPr/>
          <w:t>known boundari</w:t>
        </w:r>
      </w:ins>
      <w:r>
        <w:t>e</w:t>
      </w:r>
      <w:del w:id="510" w:author="J.T. Menchaca" w:date="2026-05-13T01:47:35Z" w16du:dateUtc="2026-05-13T01:47:35Z">
        <w:r>
          <w:rPr/>
          <w:delText xml:space="preserve"> </w:delText>
        </w:r>
      </w:del>
      <w:r>
        <w:t>s</w:t>
      </w:r>
      <w:del w:id="511" w:author="J.T. Menchaca" w:date="2026-05-13T01:47:35Z" w16du:dateUtc="2026-05-13T01:47:35Z">
        <w:r>
          <w:rPr/>
          <w:delText>cope</w:delText>
        </w:r>
      </w:del>
      <w:r>
        <w:t xml:space="preserve"> of the approach.</w:t>
      </w:r>
      <w:del w:id="512" w:author="J.T. Menchaca" w:date="2026-05-13T01:47:35Z" w16du:dateUtc="2026-05-13T01:47:35Z">
        <w:r>
          <w:rPr/>
          <w:delText xml:space="preserve"> Tidy-TS provides strong checks when its operations are used as designed, but it cannot prevent all possible misuse.</w:delText>
        </w:r>
      </w:del>
    </w:p>
    <w:p w14:paraId="7D917452" w14:textId="77777777" w:rsidR="005233BB" w:rsidRDefault="00000000" w:rsidP="00AE0632">
      <w:pPr>
        <w:pStyle w:val="BodyText"/>
      </w:pPr>
      <w:r>
        <w:t xml:space="preserve">For biomedical informatics, the broader significance is that many clinical data applications already run in TypeScript. Web dashboards, data collection tools, APIs, and clinical decision-support systems often contain data </w:t>
      </w:r>
      <w:del w:id="514" w:author="J.T. Menchaca" w:date="2026-05-13T01:47:57Z" w16du:dateUtc="2026-05-13T01:47:57Z">
        <w:r>
          <w:rPr/>
          <w:delText>t</w:delText>
        </w:r>
      </w:del>
      <w:ins w:id="459" w:author="J.T. Menchaca" w:date="2026-05-13T01:47:57Z" w16du:dateUtc="2026-05-13T01:47:57Z">
        <w:r>
          <w:rPr/>
          <w:t>p</w:t>
        </w:r>
      </w:ins>
      <w:r>
        <w:t>r</w:t>
      </w:r>
      <w:del w:id="515" w:author="J.T. Menchaca" w:date="2026-05-13T01:47:57Z" w16du:dateUtc="2026-05-13T01:47:57Z">
        <w:r>
          <w:rPr/>
          <w:delText>a</w:delText>
        </w:r>
      </w:del>
      <w:ins w:id="460" w:author="J.T. Menchaca" w:date="2026-05-13T01:47:57Z" w16du:dateUtc="2026-05-13T01:47:57Z">
        <w:r>
          <w:rPr/>
          <w:t>ocessi</w:t>
        </w:r>
      </w:ins>
      <w:r>
        <w:t>n</w:t>
      </w:r>
      <w:del w:id="516" w:author="J.T. Menchaca" w:date="2026-05-13T01:47:57Z" w16du:dateUtc="2026-05-13T01:47:57Z">
        <w:r>
          <w:rPr/>
          <w:delText>sformation</w:delText>
        </w:r>
      </w:del>
      <w:ins w:id="461" w:author="J.T. Menchaca" w:date="2026-05-13T01:47:57Z" w16du:dateUtc="2026-05-13T01:47:57Z">
        <w:r>
          <w:rPr/>
          <w:t>g</w:t>
        </w:r>
      </w:ins>
      <w:r>
        <w:t xml:space="preserve"> logic that is currently exported to Python or R for analysis and then re-imported. Tidy-TS makes it possible to keep more of that work in a single language with compile-time checking throughout.</w:t>
      </w:r>
    </w:p>
    <w:p w14:paraId="50286FCB" w14:textId="77777777" w:rsidR="005233BB" w:rsidRPr="00AE0632" w:rsidRDefault="00AE0632" w:rsidP="00AE0632">
      <w:pPr>
        <w:pStyle w:val="BodyText"/>
        <w:rPr>
          <w:b/>
          <w:bCs/>
          <w:i/>
          <w:iCs/>
        </w:rPr>
      </w:pPr>
      <w:r w:rsidRPr="00AE0632">
        <w:rPr>
          <w:i/>
          <w:iCs/>
        </w:rPr>
        <w:t>Limitations</w:t>
      </w:r>
      <w:bookmarkStart w:id="20" w:name="limitations"/>
      <w:bookmarkEnd w:id="19"/>
    </w:p>
    <w:p w14:paraId="3A558ED8" w14:textId="77777777" w:rsidR="005233BB" w:rsidRDefault="00000000">
      <w:pPr>
        <w:pStyle w:val="FirstParagraph"/>
      </w:pPr>
      <w:r>
        <w:t>The comparison suite uses sample clinical datasets rather than a large collection of</w:t>
      </w:r>
      <w:del w:id="518" w:author="J.T. Menchaca" w:date="2026-05-13T01:48:25Z" w16du:dateUtc="2026-05-13T01:48:25Z">
        <w:r>
          <w:rPr/>
          <w:delText xml:space="preserve"> real</w:delText>
        </w:r>
      </w:del>
      <w:r>
        <w:t xml:space="preserve"> production workflows. The tests are designed to isolate common errors, but they do not measure how often these errors occur in </w:t>
      </w:r>
      <w:r>
        <w:t>routine clinical work. The evaluation measures error detection, not downstream patient outcomes, clinical decision quality, or analyst productivity. It also does not measure false-positive rates or the additional effort required to satisfy the compiler when writing valid code. Severity was assigned by the study team rather than by independent raters, though the criteria for each tier are defined explicitly in Methods to support reproducibility.</w:t>
      </w:r>
    </w:p>
    <w:p w14:paraId="7F55D4F9" w14:textId="77777777" w:rsidR="005233BB" w:rsidRDefault="00000000">
      <w:pPr>
        <w:pStyle w:val="BodyText"/>
      </w:pPr>
      <w:r>
        <w:t>Compile-time checking does not prove clinical correctness. It can verify that a column exists, that a value is numeric, or that a missing value was handled. It cannot verify that a cohort definition is appropriate, that a statistical test is justified, or that clinical concepts are correctly specified.</w:t>
      </w:r>
    </w:p>
    <w:p w14:paraId="1AD852DD" w14:textId="77777777" w:rsidR="005233BB" w:rsidRDefault="00000000" w:rsidP="00AE0632">
      <w:pPr>
        <w:pStyle w:val="BodyText"/>
      </w:pPr>
      <w:r>
        <w:t>Runtime validation remains necessary for external data</w:t>
      </w:r>
      <w:del w:id="520" w:author="J.T. Menchaca" w:date="2026-05-13T01:48:54Z" w16du:dateUtc="2026-05-13T01:48:54Z">
        <w:r>
          <w:rPr/>
          <w:delText>. Files, database results</w:delText>
        </w:r>
      </w:del>
      <w:r>
        <w:t>, and</w:t>
      </w:r>
      <w:del w:id="521" w:author="J.T. Menchaca" w:date="2026-05-13T01:48:54Z" w16du:dateUtc="2026-05-13T01:48:54Z">
        <w:r>
          <w:rPr/>
          <w:delText xml:space="preserve"> API responses may not match the expected structure. Tidy-TS supports runtime validation at the point of entry, but</w:delText>
        </w:r>
      </w:del>
      <w:r>
        <w:t xml:space="preserve"> designing the expected structure remains the responsibility of the developer.</w:t>
      </w:r>
    </w:p>
    <w:p w14:paraId="77EFAC3E" w14:textId="77777777" w:rsidR="005233BB" w:rsidRDefault="00000000">
      <w:pPr>
        <w:pStyle w:val="Heading2"/>
      </w:pPr>
      <w:bookmarkStart w:id="21" w:name="conclusion-1"/>
      <w:bookmarkEnd w:id="20"/>
      <w:r>
        <w:t>Conclusion</w:t>
      </w:r>
    </w:p>
    <w:p w14:paraId="30F4CFED" w14:textId="58400DDC" w:rsidR="005233BB" w:rsidRDefault="00000000" w:rsidP="006274F9">
      <w:pPr>
        <w:pStyle w:val="FirstParagraph"/>
      </w:pPr>
      <w:r>
        <w:t xml:space="preserve">Tidy-TS is a dataframe framework for clinical data analysis in TypeScript. It tracks the available columns, their types, and whether values may be missing as data moves through </w:t>
      </w:r>
      <w:ins w:id="462" w:author="J.T. Menchaca" w:date="2026-05-13T01:50:57Z" w16du:dateUtc="2026-05-13T01:50:57Z">
        <w:r>
          <w:rPr/>
          <w:t>ea</w:t>
        </w:r>
      </w:ins>
      <w:r>
        <w:t>c</w:t>
      </w:r>
      <w:ins w:id="463" w:author="J.T. Menchaca" w:date="2026-05-13T01:50:57Z" w16du:dateUtc="2026-05-13T01:50:57Z">
        <w:r>
          <w:rPr/>
          <w:t>h pr</w:t>
        </w:r>
      </w:ins>
      <w:r>
        <w:t>o</w:t>
      </w:r>
      <w:del w:id="523" w:author="J.T. Menchaca" w:date="2026-05-13T01:50:57Z" w16du:dateUtc="2026-05-13T01:50:57Z">
        <w:r>
          <w:rPr/>
          <w:delText>mmo</w:delText>
        </w:r>
      </w:del>
      <w:ins w:id="464" w:author="J.T. Menchaca" w:date="2026-05-13T01:50:57Z" w16du:dateUtc="2026-05-13T01:50:57Z">
        <w:r>
          <w:rPr/>
          <w:t>cessi</w:t>
        </w:r>
      </w:ins>
      <w:r>
        <w:t>n</w:t>
      </w:r>
      <w:ins w:id="465" w:author="J.T. Menchaca" w:date="2026-05-13T01:50:57Z" w16du:dateUtc="2026-05-13T01:50:57Z">
        <w:r>
          <w:rPr/>
          <w:t>g</w:t>
        </w:r>
      </w:ins>
      <w:r>
        <w:t xml:space="preserve"> </w:t>
      </w:r>
      <w:ins w:id="466" w:author="J.T. Menchaca" w:date="2026-05-13T01:50:57Z" w16du:dateUtc="2026-05-13T01:50:57Z">
        <w:r>
          <w:rPr/>
          <w:t>s</w:t>
        </w:r>
      </w:ins>
      <w:r>
        <w:t>t</w:t>
      </w:r>
      <w:del w:id="524" w:author="J.T. Menchaca" w:date="2026-05-13T01:50:57Z" w16du:dateUtc="2026-05-13T01:50:57Z">
        <w:r>
          <w:rPr/>
          <w:delText>abl</w:delText>
        </w:r>
      </w:del>
      <w:r>
        <w:t>e</w:t>
      </w:r>
      <w:del w:id="525" w:author="J.T. Menchaca" w:date="2026-05-13T01:50:57Z" w16du:dateUtc="2026-05-13T01:50:57Z">
        <w:r>
          <w:rPr/>
          <w:delText xml:space="preserve"> o</w:delText>
        </w:r>
      </w:del>
      <w:r>
        <w:t>p</w:t>
      </w:r>
      <w:del w:id="526" w:author="J.T. Menchaca" w:date="2026-05-13T01:50:57Z" w16du:dateUtc="2026-05-13T01:50:57Z">
        <w:r>
          <w:rPr/>
          <w:delText>erations</w:delText>
        </w:r>
      </w:del>
      <w:r>
        <w:t xml:space="preserve">, and </w:t>
      </w:r>
      <w:del w:id="527" w:author="J.T. Menchaca" w:date="2026-05-13T01:50:57Z" w16du:dateUtc="2026-05-13T01:50:57Z">
        <w:r>
          <w:rPr/>
          <w:delText>r</w:delText>
        </w:r>
      </w:del>
      <w:ins w:id="467" w:author="J.T. Menchaca" w:date="2026-05-13T01:50:57Z" w16du:dateUtc="2026-05-13T01:50:57Z">
        <w:r>
          <w:rPr/>
          <w:t>catch</w:t>
        </w:r>
      </w:ins>
      <w:r>
        <w:t>e</w:t>
      </w:r>
      <w:del w:id="528" w:author="J.T. Menchaca" w:date="2026-05-13T01:50:57Z" w16du:dateUtc="2026-05-13T01:50:57Z">
        <w:r>
          <w:rPr/>
          <w:delText>ject</w:delText>
        </w:r>
      </w:del>
      <w:r>
        <w:t>s errors before the code runs. External data is validated when it enters the program. T</w:t>
      </w:r>
      <w:del w:id="529" w:author="J.T. Menchaca" w:date="2026-05-13T01:50:57Z" w16du:dateUtc="2026-05-13T01:50:57Z">
        <w:r>
          <w:rPr/>
          <w:delText>he approach does not replace Python, R, clinical review, or statistical val</w:delText>
        </w:r>
      </w:del>
      <w:r>
        <w:t>id</w:t>
      </w:r>
      <w:del w:id="530" w:author="J.T. Menchaca" w:date="2026-05-13T01:50:57Z" w16du:dateUtc="2026-05-13T01:50:57Z">
        <w:r>
          <w:rPr/>
          <w:delText>ation, but it</w:delText>
        </w:r>
      </w:del>
      <w:ins w:id="468" w:author="J.T. Menchaca" w:date="2026-05-13T01:50:57Z" w16du:dateUtc="2026-05-13T01:50:57Z">
        <w:r>
          <w:rPr/>
          <w:t>y-TS</w:t>
        </w:r>
      </w:ins>
      <w:r>
        <w:t xml:space="preserve"> catches</w:t>
      </w:r>
      <w:del w:id="531" w:author="J.T. Menchaca" w:date="2026-05-13T01:50:57Z" w16du:dateUtc="2026-05-13T01:50:57Z">
        <w:r>
          <w:rPr/>
          <w:delText xml:space="preserve"> many of the</w:delText>
        </w:r>
      </w:del>
      <w:r>
        <w:t xml:space="preserve"> errors that continue silently in </w:t>
      </w:r>
      <w:del w:id="532" w:author="J.T. Menchaca" w:date="2026-05-13T01:50:57Z" w16du:dateUtc="2026-05-13T01:50:57Z">
        <w:r>
          <w:rPr/>
          <w:delText>c</w:delText>
        </w:r>
      </w:del>
      <w:ins w:id="469" w:author="J.T. Menchaca" w:date="2026-05-13T01:50:57Z" w16du:dateUtc="2026-05-13T01:50:57Z">
        <w:r>
          <w:rPr/>
          <w:t>Pyth</w:t>
        </w:r>
      </w:ins>
      <w:r>
        <w:t>on</w:t>
      </w:r>
      <w:del w:id="533" w:author="J.T. Menchaca" w:date="2026-05-13T01:50:57Z" w16du:dateUtc="2026-05-13T01:50:57Z">
        <w:r>
          <w:rPr/>
          <w:delText>ve</w:delText>
        </w:r>
      </w:del>
      <w:ins w:id="470" w:author="J.T. Menchaca" w:date="2026-05-13T01:50:57Z" w16du:dateUtc="2026-05-13T01:50:57Z">
        <w:r>
          <w:rPr/>
          <w:t xml:space="preserve"> a</w:t>
        </w:r>
      </w:ins>
      <w:r>
        <w:t>n</w:t>
      </w:r>
      <w:del w:id="534" w:author="J.T. Menchaca" w:date="2026-05-13T01:50:57Z" w16du:dateUtc="2026-05-13T01:50:57Z">
        <w:r>
          <w:rPr/>
          <w:delText>tional</w:delText>
        </w:r>
      </w:del>
      <w:ins w:id="471" w:author="J.T. Menchaca" w:date="2026-05-13T01:50:57Z" w16du:dateUtc="2026-05-13T01:50:57Z">
        <w:r>
          <w:rPr/>
          <w:t>d</w:t>
        </w:r>
      </w:ins>
      <w:r>
        <w:t xml:space="preserve"> </w:t>
      </w:r>
      <w:del w:id="535" w:author="J.T. Menchaca" w:date="2026-05-13T01:50:57Z" w16du:dateUtc="2026-05-13T01:50:57Z">
        <w:r>
          <w:rPr/>
          <w:delText>tools</w:delText>
        </w:r>
      </w:del>
      <w:ins w:id="472" w:author="J.T. Menchaca" w:date="2026-05-13T01:50:57Z" w16du:dateUtc="2026-05-13T01:50:57Z">
        <w:r>
          <w:rPr/>
          <w:t>R</w:t>
        </w:r>
      </w:ins>
      <w:r>
        <w:t>, particularly in the most consequential categories.</w:t>
      </w:r>
      <w:ins w:id="473" w:author="J.T. Menchaca" w:date="2026-05-13T01:50:57Z" w16du:dateUtc="2026-05-13T01:50:57Z">
        <w:r>
          <w:rPr/>
          <w:t xml:space="preserve"> The approach does not replace clinical review or statistical validation, but it addresses a class of errors that Python and R do not detect.</w:t>
        </w:r>
      </w:ins>
    </w:p>
    <w:p w14:paraId="3AD98B05" w14:textId="77777777" w:rsidR="00010B61" w:rsidRDefault="00010B61">
      <w:pPr>
        <w:pStyle w:val="Heading3"/>
      </w:pPr>
      <w:bookmarkStart w:id="22" w:name="table-2.-detection-results-by-severity"/>
    </w:p>
    <w:p w14:paraId="46B70313" w14:textId="77777777" w:rsidR="00010B61" w:rsidRDefault="00010B61" w:rsidP="00010B61">
      <w:pPr>
        <w:pStyle w:val="Heading3"/>
      </w:pPr>
      <w:r>
        <w:t>Figure 1. Tidy-TS Clinical Data Workflow</w:t>
      </w:r>
    </w:p>
    <w:p w14:paraId="75FDDBF2" w14:textId="77777777" w:rsidR="00B23373" w:rsidRDefault="00B10306" w:rsidP="00B23373">
      <w:pPr>
        <w:pStyle w:val="Heading3"/>
      </w:pPr>
      <w:r>
        <w:rPr>
          <w:b w:val="0"/>
          <w:bCs w:val="0"/>
        </w:rPr>
        <w:t xml:space="preserve">In </w:t>
      </w:r>
      <w:r>
        <w:rPr>
          <w:b w:val="0"/>
          <w:bCs w:val="0"/>
        </w:rPr>
        <w:t xml:space="preserve">a </w:t>
      </w:r>
      <w:r>
        <w:rPr>
          <w:b w:val="0"/>
          <w:bCs w:val="0"/>
        </w:rPr>
        <w:t>Tidy-TS</w:t>
      </w:r>
      <w:r>
        <w:rPr>
          <w:b w:val="0"/>
          <w:bCs w:val="0"/>
        </w:rPr>
        <w:t xml:space="preserve"> workflow</w:t>
      </w:r>
      <w:r>
        <w:rPr>
          <w:b w:val="0"/>
          <w:bCs w:val="0"/>
        </w:rPr>
        <w:t xml:space="preserve">, external </w:t>
      </w:r>
      <w:del w:id="537" w:author="J.T. Menchaca" w:date="2026-05-13T01:59:56Z" w16du:dateUtc="2026-05-13T01:59:56Z">
        <w:r>
          <w:rPr>
            <w:b w:val="0"/>
            <w:bCs w:val="0"/>
          </w:rPr>
          <w:delText xml:space="preserve">unverified </w:delText>
        </w:r>
      </w:del>
      <w:r>
        <w:rPr>
          <w:b w:val="0"/>
          <w:bCs w:val="0"/>
        </w:rPr>
        <w:t>data</w:t>
      </w:r>
      <w:r>
        <w:rPr>
          <w:b w:val="0"/>
          <w:bCs w:val="0"/>
        </w:rPr>
        <w:t xml:space="preserve"> </w:t>
      </w:r>
      <w:r>
        <w:rPr>
          <w:b w:val="0"/>
          <w:bCs w:val="0"/>
        </w:rPr>
        <w:t xml:space="preserve">is validated </w:t>
      </w:r>
      <w:r>
        <w:rPr>
          <w:b w:val="0"/>
          <w:bCs w:val="0"/>
        </w:rPr>
        <w:t>against a</w:t>
      </w:r>
      <w:ins w:id="474" w:author="J.T. Menchaca" w:date="2026-05-13T01:59:56Z" w16du:dateUtc="2026-05-13T01:59:56Z">
        <w:r>
          <w:rPr>
            <w:b w:val="0"/>
            <w:bCs w:val="0"/>
          </w:rPr>
          <w:t>n</w:t>
        </w:r>
      </w:ins>
      <w:r>
        <w:rPr>
          <w:b w:val="0"/>
          <w:bCs w:val="0"/>
        </w:rPr>
        <w:t xml:space="preserve"> </w:t>
      </w:r>
      <w:ins w:id="475" w:author="J.T. Menchaca" w:date="2026-05-13T01:59:56Z" w16du:dateUtc="2026-05-13T01:59:56Z">
        <w:r>
          <w:rPr>
            <w:b w:val="0"/>
            <w:bCs w:val="0"/>
          </w:rPr>
          <w:t>expecte</w:t>
        </w:r>
      </w:ins>
      <w:r>
        <w:rPr>
          <w:b w:val="0"/>
          <w:bCs w:val="0"/>
        </w:rPr>
        <w:t>d</w:t>
      </w:r>
      <w:del w:id="538" w:author="J.T. Menchaca" w:date="2026-05-13T01:59:56Z" w16du:dateUtc="2026-05-13T01:59:56Z">
        <w:r>
          <w:rPr>
            <w:b w:val="0"/>
            <w:bCs w:val="0"/>
          </w:rPr>
          <w:delText>ata</w:delText>
        </w:r>
      </w:del>
      <w:r>
        <w:rPr>
          <w:b w:val="0"/>
          <w:bCs w:val="0"/>
        </w:rPr>
        <w:t xml:space="preserve"> s</w:t>
      </w:r>
      <w:ins w:id="476" w:author="J.T. Menchaca" w:date="2026-05-13T01:59:56Z" w16du:dateUtc="2026-05-13T01:59:56Z">
        <w:r>
          <w:rPr>
            <w:b w:val="0"/>
            <w:bCs w:val="0"/>
          </w:rPr>
          <w:t>tru</w:t>
        </w:r>
      </w:ins>
      <w:r>
        <w:rPr>
          <w:b w:val="0"/>
          <w:bCs w:val="0"/>
        </w:rPr>
        <w:t>c</w:t>
      </w:r>
      <w:del w:id="539" w:author="J.T. Menchaca" w:date="2026-05-13T01:59:56Z" w16du:dateUtc="2026-05-13T01:59:56Z">
        <w:r>
          <w:rPr>
            <w:b w:val="0"/>
            <w:bCs w:val="0"/>
          </w:rPr>
          <w:delText>h</w:delText>
        </w:r>
      </w:del>
      <w:ins w:id="477" w:author="J.T. Menchaca" w:date="2026-05-13T01:59:56Z" w16du:dateUtc="2026-05-13T01:59:56Z">
        <w:r>
          <w:rPr>
            <w:b w:val="0"/>
            <w:bCs w:val="0"/>
          </w:rPr>
          <w:t>tur</w:t>
        </w:r>
      </w:ins>
      <w:r>
        <w:rPr>
          <w:b w:val="0"/>
          <w:bCs w:val="0"/>
        </w:rPr>
        <w:t>e</w:t>
      </w:r>
      <w:del w:id="540" w:author="J.T. Menchaca" w:date="2026-05-13T01:59:56Z" w16du:dateUtc="2026-05-13T01:59:56Z">
        <w:r>
          <w:rPr>
            <w:b w:val="0"/>
            <w:bCs w:val="0"/>
          </w:rPr>
          <w:delText>ma</w:delText>
        </w:r>
      </w:del>
      <w:r>
        <w:rPr>
          <w:b w:val="0"/>
          <w:bCs w:val="0"/>
        </w:rPr>
        <w:t xml:space="preserve"> </w:t>
      </w:r>
      <w:r>
        <w:rPr>
          <w:b w:val="0"/>
          <w:bCs w:val="0"/>
        </w:rPr>
        <w:t xml:space="preserve">when </w:t>
      </w:r>
      <w:ins w:id="478" w:author="J.T. Menchaca" w:date="2026-05-13T01:59:56Z" w16du:dateUtc="2026-05-13T01:59:56Z">
        <w:r>
          <w:rPr>
            <w:b w:val="0"/>
            <w:bCs w:val="0"/>
          </w:rPr>
          <w:t>f</w:t>
        </w:r>
      </w:ins>
      <w:r>
        <w:rPr>
          <w:b w:val="0"/>
          <w:bCs w:val="0"/>
        </w:rPr>
        <w:t>i</w:t>
      </w:r>
      <w:del w:id="541" w:author="J.T. Menchaca" w:date="2026-05-13T01:59:56Z" w16du:dateUtc="2026-05-13T01:59:56Z">
        <w:r>
          <w:rPr>
            <w:b w:val="0"/>
            <w:bCs w:val="0"/>
          </w:rPr>
          <w:delText>mp</w:delText>
        </w:r>
      </w:del>
      <w:ins w:id="479" w:author="J.T. Menchaca" w:date="2026-05-13T01:59:56Z" w16du:dateUtc="2026-05-13T01:59:56Z">
        <w:r>
          <w:rPr>
            <w:b w:val="0"/>
            <w:bCs w:val="0"/>
          </w:rPr>
          <w:t>rst l</w:t>
        </w:r>
      </w:ins>
      <w:r>
        <w:rPr>
          <w:b w:val="0"/>
          <w:bCs w:val="0"/>
        </w:rPr>
        <w:t>o</w:t>
      </w:r>
      <w:del w:id="542" w:author="J.T. Menchaca" w:date="2026-05-13T01:59:56Z" w16du:dateUtc="2026-05-13T01:59:56Z">
        <w:r>
          <w:rPr>
            <w:b w:val="0"/>
            <w:bCs w:val="0"/>
          </w:rPr>
          <w:delText>rt</w:delText>
        </w:r>
      </w:del>
      <w:ins w:id="480" w:author="J.T. Menchaca" w:date="2026-05-13T01:59:56Z" w16du:dateUtc="2026-05-13T01:59:56Z">
        <w:r>
          <w:rPr>
            <w:b w:val="0"/>
            <w:bCs w:val="0"/>
          </w:rPr>
          <w:t>ad</w:t>
        </w:r>
      </w:ins>
      <w:r>
        <w:rPr>
          <w:b w:val="0"/>
          <w:bCs w:val="0"/>
        </w:rPr>
        <w:t>ed</w:t>
      </w:r>
      <w:r>
        <w:rPr>
          <w:b w:val="0"/>
          <w:bCs w:val="0"/>
        </w:rPr>
        <w:t xml:space="preserve">, </w:t>
      </w:r>
      <w:del w:id="543" w:author="J.T. Menchaca" w:date="2026-05-13T01:59:56Z" w16du:dateUtc="2026-05-13T01:59:56Z">
        <w:r>
          <w:rPr>
            <w:b w:val="0"/>
            <w:bCs w:val="0"/>
          </w:rPr>
          <w:delText>t</w:delText>
        </w:r>
      </w:del>
      <w:ins w:id="481" w:author="J.T. Menchaca" w:date="2026-05-13T01:59:56Z" w16du:dateUtc="2026-05-13T01:59:56Z">
        <w:r>
          <w:rPr>
            <w:b w:val="0"/>
            <w:bCs w:val="0"/>
          </w:rPr>
          <w:t>p</w:t>
        </w:r>
      </w:ins>
      <w:r>
        <w:rPr>
          <w:b w:val="0"/>
          <w:bCs w:val="0"/>
        </w:rPr>
        <w:t>r</w:t>
      </w:r>
      <w:del w:id="544" w:author="J.T. Menchaca" w:date="2026-05-13T01:59:56Z" w16du:dateUtc="2026-05-13T01:59:56Z">
        <w:r>
          <w:rPr>
            <w:b w:val="0"/>
            <w:bCs w:val="0"/>
          </w:rPr>
          <w:delText>an</w:delText>
        </w:r>
      </w:del>
      <w:ins w:id="482" w:author="J.T. Menchaca" w:date="2026-05-13T01:59:56Z" w16du:dateUtc="2026-05-13T01:59:56Z">
        <w:r>
          <w:rPr>
            <w:b w:val="0"/>
            <w:bCs w:val="0"/>
          </w:rPr>
          <w:t>oce</w:t>
        </w:r>
      </w:ins>
      <w:r>
        <w:rPr>
          <w:b w:val="0"/>
          <w:bCs w:val="0"/>
        </w:rPr>
        <w:t>s</w:t>
      </w:r>
      <w:del w:id="545" w:author="J.T. Menchaca" w:date="2026-05-13T01:59:56Z" w16du:dateUtc="2026-05-13T01:59:56Z">
        <w:r>
          <w:rPr>
            <w:b w:val="0"/>
            <w:bCs w:val="0"/>
          </w:rPr>
          <w:delText>form</w:delText>
        </w:r>
      </w:del>
      <w:ins w:id="483" w:author="J.T. Menchaca" w:date="2026-05-13T01:59:56Z" w16du:dateUtc="2026-05-13T01:59:56Z">
        <w:r>
          <w:rPr>
            <w:b w:val="0"/>
            <w:bCs w:val="0"/>
          </w:rPr>
          <w:t>s</w:t>
        </w:r>
      </w:ins>
      <w:r>
        <w:rPr>
          <w:b w:val="0"/>
          <w:bCs w:val="0"/>
        </w:rPr>
        <w:t xml:space="preserve">ed </w:t>
      </w:r>
      <w:ins w:id="484" w:author="J.T. Menchaca" w:date="2026-05-13T01:59:56Z" w16du:dateUtc="2026-05-13T01:59:56Z">
        <w:r>
          <w:rPr>
            <w:b w:val="0"/>
            <w:bCs w:val="0"/>
          </w:rPr>
          <w:t>thro</w:t>
        </w:r>
      </w:ins>
      <w:r>
        <w:rPr>
          <w:b w:val="0"/>
          <w:bCs w:val="0"/>
        </w:rPr>
        <w:t>u</w:t>
      </w:r>
      <w:del w:id="546" w:author="J.T. Menchaca" w:date="2026-05-13T01:59:56Z" w16du:dateUtc="2026-05-13T01:59:56Z">
        <w:r>
          <w:rPr>
            <w:b w:val="0"/>
            <w:bCs w:val="0"/>
          </w:rPr>
          <w:delText>sin</w:delText>
        </w:r>
      </w:del>
      <w:r>
        <w:rPr>
          <w:b w:val="0"/>
          <w:bCs w:val="0"/>
        </w:rPr>
        <w:t>g</w:t>
      </w:r>
      <w:ins w:id="485" w:author="J.T. Menchaca" w:date="2026-05-13T01:59:56Z" w16du:dateUtc="2026-05-13T01:59:56Z">
        <w:r>
          <w:rPr>
            <w:b w:val="0"/>
            <w:bCs w:val="0"/>
          </w:rPr>
          <w:t>h</w:t>
        </w:r>
      </w:ins>
      <w:r>
        <w:rPr>
          <w:b w:val="0"/>
          <w:bCs w:val="0"/>
        </w:rPr>
        <w:t xml:space="preserve"> a series of </w:t>
      </w:r>
      <w:r>
        <w:rPr>
          <w:b w:val="0"/>
          <w:bCs w:val="0"/>
        </w:rPr>
        <w:t>steps</w:t>
      </w:r>
      <w:r>
        <w:rPr>
          <w:b w:val="0"/>
          <w:bCs w:val="0"/>
        </w:rPr>
        <w:t xml:space="preserve"> </w:t>
      </w:r>
      <w:r>
        <w:rPr>
          <w:b w:val="0"/>
          <w:bCs w:val="0"/>
        </w:rPr>
        <w:t xml:space="preserve">checked by the </w:t>
      </w:r>
      <w:r>
        <w:rPr>
          <w:b w:val="0"/>
          <w:bCs w:val="0"/>
        </w:rPr>
        <w:t xml:space="preserve">compiler </w:t>
      </w:r>
      <w:del w:id="547" w:author="J.T. Menchaca" w:date="2026-05-13T01:59:56Z" w16du:dateUtc="2026-05-13T01:59:56Z">
        <w:r>
          <w:rPr>
            <w:b w:val="0"/>
            <w:bCs w:val="0"/>
          </w:rPr>
          <w:delText>pri</w:delText>
        </w:r>
      </w:del>
      <w:ins w:id="486" w:author="J.T. Menchaca" w:date="2026-05-13T01:59:56Z" w16du:dateUtc="2026-05-13T01:59:56Z">
        <w:r>
          <w:rPr>
            <w:b w:val="0"/>
            <w:bCs w:val="0"/>
          </w:rPr>
          <w:t>bef</w:t>
        </w:r>
      </w:ins>
      <w:r>
        <w:rPr>
          <w:b w:val="0"/>
          <w:bCs w:val="0"/>
        </w:rPr>
        <w:t>or</w:t>
      </w:r>
      <w:ins w:id="487" w:author="J.T. Menchaca" w:date="2026-05-13T01:59:56Z" w16du:dateUtc="2026-05-13T01:59:56Z">
        <w:r>
          <w:rPr>
            <w:b w:val="0"/>
            <w:bCs w:val="0"/>
          </w:rPr>
          <w:t>e</w:t>
        </w:r>
      </w:ins>
      <w:r>
        <w:rPr>
          <w:b w:val="0"/>
          <w:bCs w:val="0"/>
        </w:rPr>
        <w:t xml:space="preserve"> t</w:t>
      </w:r>
      <w:del w:id="548" w:author="J.T. Menchaca" w:date="2026-05-13T01:59:56Z" w16du:dateUtc="2026-05-13T01:59:56Z">
        <w:r>
          <w:rPr>
            <w:b w:val="0"/>
            <w:bCs w:val="0"/>
          </w:rPr>
          <w:delText>o</w:delText>
        </w:r>
      </w:del>
      <w:ins w:id="488" w:author="J.T. Menchaca" w:date="2026-05-13T01:59:56Z" w16du:dateUtc="2026-05-13T01:59:56Z">
        <w:r>
          <w:rPr>
            <w:b w:val="0"/>
            <w:bCs w:val="0"/>
          </w:rPr>
          <w:t>he</w:t>
        </w:r>
      </w:ins>
      <w:r>
        <w:rPr>
          <w:b w:val="0"/>
          <w:bCs w:val="0"/>
        </w:rPr>
        <w:t xml:space="preserve"> code </w:t>
      </w:r>
      <w:del w:id="549" w:author="J.T. Menchaca" w:date="2026-05-13T01:59:56Z" w16du:dateUtc="2026-05-13T01:59:56Z">
        <w:r>
          <w:rPr>
            <w:b w:val="0"/>
            <w:bCs w:val="0"/>
          </w:rPr>
          <w:delText>exec</w:delText>
        </w:r>
      </w:del>
      <w:ins w:id="489" w:author="J.T. Menchaca" w:date="2026-05-13T01:59:56Z" w16du:dateUtc="2026-05-13T01:59:56Z">
        <w:r>
          <w:rPr>
            <w:b w:val="0"/>
            <w:bCs w:val="0"/>
          </w:rPr>
          <w:t>r</w:t>
        </w:r>
      </w:ins>
      <w:r>
        <w:rPr>
          <w:b w:val="0"/>
          <w:bCs w:val="0"/>
        </w:rPr>
        <w:t>u</w:t>
      </w:r>
      <w:del w:id="550" w:author="J.T. Menchaca" w:date="2026-05-13T01:59:56Z" w16du:dateUtc="2026-05-13T01:59:56Z">
        <w:r>
          <w:rPr>
            <w:b w:val="0"/>
            <w:bCs w:val="0"/>
          </w:rPr>
          <w:delText>tio</w:delText>
        </w:r>
      </w:del>
      <w:r>
        <w:rPr>
          <w:b w:val="0"/>
          <w:bCs w:val="0"/>
        </w:rPr>
        <w:t>n</w:t>
      </w:r>
      <w:ins w:id="490" w:author="J.T. Menchaca" w:date="2026-05-13T01:59:56Z" w16du:dateUtc="2026-05-13T01:59:56Z">
        <w:r>
          <w:rPr>
            <w:b w:val="0"/>
            <w:bCs w:val="0"/>
          </w:rPr>
          <w:t>s</w:t>
        </w:r>
      </w:ins>
      <w:r>
        <w:rPr>
          <w:b w:val="0"/>
          <w:bCs w:val="0"/>
        </w:rPr>
        <w:t xml:space="preserve">, </w:t>
      </w:r>
      <w:r>
        <w:rPr>
          <w:b w:val="0"/>
          <w:bCs w:val="0"/>
        </w:rPr>
        <w:t xml:space="preserve">and </w:t>
      </w:r>
      <w:r>
        <w:rPr>
          <w:b w:val="0"/>
          <w:bCs w:val="0"/>
        </w:rPr>
        <w:t xml:space="preserve">then </w:t>
      </w:r>
      <w:del w:id="551" w:author="J.T. Menchaca" w:date="2026-05-13T01:59:56Z" w16du:dateUtc="2026-05-13T01:59:56Z">
        <w:r>
          <w:rPr>
            <w:b w:val="0"/>
            <w:bCs w:val="0"/>
          </w:rPr>
          <w:delText>integrat</w:delText>
        </w:r>
      </w:del>
      <w:ins w:id="491" w:author="J.T. Menchaca" w:date="2026-05-13T01:59:56Z" w16du:dateUtc="2026-05-13T01:59:56Z">
        <w:r>
          <w:rPr>
            <w:b w:val="0"/>
            <w:bCs w:val="0"/>
          </w:rPr>
          <w:t>us</w:t>
        </w:r>
      </w:ins>
      <w:r>
        <w:rPr>
          <w:b w:val="0"/>
          <w:bCs w:val="0"/>
        </w:rPr>
        <w:t>ed in</w:t>
      </w:r>
      <w:ins w:id="492" w:author="J.T. Menchaca" w:date="2026-05-13T01:59:56Z" w16du:dateUtc="2026-05-13T01:59:56Z">
        <w:r>
          <w:rPr>
            <w:b w:val="0"/>
            <w:bCs w:val="0"/>
          </w:rPr>
          <w:t xml:space="preserve"> la</w:t>
        </w:r>
      </w:ins>
      <w:r>
        <w:rPr>
          <w:b w:val="0"/>
          <w:bCs w:val="0"/>
        </w:rPr>
        <w:t>t</w:t>
      </w:r>
      <w:del w:id="552" w:author="J.T. Menchaca" w:date="2026-05-13T01:59:56Z" w16du:dateUtc="2026-05-13T01:59:56Z">
        <w:r>
          <w:rPr>
            <w:b w:val="0"/>
            <w:bCs w:val="0"/>
          </w:rPr>
          <w:delText>o downst</w:delText>
        </w:r>
      </w:del>
      <w:ins w:id="493" w:author="J.T. Menchaca" w:date="2026-05-13T01:59:56Z" w16du:dateUtc="2026-05-13T01:59:56Z">
        <w:r>
          <w:rPr>
            <w:b w:val="0"/>
            <w:bCs w:val="0"/>
          </w:rPr>
          <w:t>e</w:t>
        </w:r>
      </w:ins>
      <w:r>
        <w:rPr>
          <w:b w:val="0"/>
          <w:bCs w:val="0"/>
        </w:rPr>
        <w:t>r</w:t>
      </w:r>
      <w:del w:id="553" w:author="J.T. Menchaca" w:date="2026-05-13T01:59:56Z" w16du:dateUtc="2026-05-13T01:59:56Z">
        <w:r>
          <w:rPr>
            <w:b w:val="0"/>
            <w:bCs w:val="0"/>
          </w:rPr>
          <w:delText>eam</w:delText>
        </w:r>
      </w:del>
      <w:r>
        <w:rPr>
          <w:b w:val="0"/>
          <w:bCs w:val="0"/>
        </w:rPr>
        <w:t xml:space="preserve"> outputs.</w:t>
      </w:r>
    </w:p>
    <w:p w14:paraId="26EBD045" w14:textId="77777777" w:rsidR="00010B61" w:rsidRDefault="00010B61" w:rsidP="00010B61">
      <w:pPr>
        <w:pStyle w:val="Heading3"/>
      </w:pPr>
    </w:p>
    <w:p w14:paraId="3FA1BC8F" w14:textId="77777777" w:rsidR="00010B61" w:rsidRDefault="00010B61" w:rsidP="00010B61">
      <w:pPr>
        <w:pStyle w:val="Heading3"/>
      </w:pPr>
      <w:r>
        <w:rPr>
          <w:noProof/>
        </w:rPr>
        <w:lastRenderedPageBreak/>
        <w:drawing>
          <wp:inline distT="0" distB="0" distL="0" distR="0" wp14:anchorId="574FE734" wp14:editId="2781D407">
            <wp:extent cx="6858000" cy="5257800"/>
            <wp:effectExtent l="0" t="0" r="0" b="0"/>
            <wp:docPr id="1728662992" name="Picture 1"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62992" name="Picture 1" descr="A diagram of data flow&#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58000" cy="5257800"/>
                    </a:xfrm>
                    <a:prstGeom prst="rect">
                      <a:avLst/>
                    </a:prstGeom>
                  </pic:spPr>
                </pic:pic>
              </a:graphicData>
            </a:graphic>
          </wp:inline>
        </w:drawing>
      </w:r>
    </w:p>
    <w:p w14:paraId="3ACB9D74" w14:textId="77777777" w:rsidR="00010B61" w:rsidRDefault="00010B61" w:rsidP="00010B61">
      <w:pPr>
        <w:pStyle w:val="Heading3"/>
      </w:pPr>
    </w:p>
    <w:p w14:paraId="30644D5F" w14:textId="77777777" w:rsidR="00010B61" w:rsidRDefault="00010B61" w:rsidP="00010B61">
      <w:pPr>
        <w:pStyle w:val="Heading3"/>
      </w:pPr>
      <w:r>
        <w:t xml:space="preserve">Figure 2. Detection Rates by Error Category and </w:t>
      </w:r>
      <w:del w:id="554" w:author="J.T. Menchaca" w:date="2026-05-13T01:59:56Z" w16du:dateUtc="2026-05-13T01:59:56Z">
        <w:r>
          <w:rPr/>
          <w:delText>Ecosyst</w:delText>
        </w:r>
      </w:del>
      <w:ins w:id="494" w:author="J.T. Menchaca" w:date="2026-05-13T01:59:56Z" w16du:dateUtc="2026-05-13T01:59:56Z">
        <w:r>
          <w:rPr/>
          <w:t>Languag</w:t>
        </w:r>
      </w:ins>
      <w:r>
        <w:t>e</w:t>
      </w:r>
      <w:del w:id="555" w:author="J.T. Menchaca" w:date="2026-05-13T01:59:56Z" w16du:dateUtc="2026-05-13T01:59:56Z">
        <w:r>
          <w:rPr/>
          <w:delText>m</w:delText>
        </w:r>
      </w:del>
    </w:p>
    <w:p w14:paraId="12F91460" w14:textId="77777777" w:rsidR="00010B61" w:rsidRPr="00010B61" w:rsidRDefault="00010B61" w:rsidP="00010B61">
      <w:pPr>
        <w:pStyle w:val="Heading3"/>
        <w:rPr>
          <w:b w:val="0"/>
          <w:bCs w:val="0"/>
        </w:rPr>
      </w:pPr>
      <w:r w:rsidRPr="00010B61">
        <w:rPr>
          <w:b w:val="0"/>
          <w:bCs w:val="0"/>
        </w:rPr>
        <w:t>Each cell shows how many intentional errors were detected (compile-time error, runtime error, or warning) before producing incorrect output. Green = all detected. Yellow = some detected. Red = most went undetected.</w:t>
      </w:r>
    </w:p>
    <w:p w14:paraId="788F58B3" w14:textId="77777777" w:rsidR="00010B61" w:rsidRDefault="00010B61">
      <w:pPr>
        <w:pStyle w:val="Heading3"/>
      </w:pPr>
      <w:r>
        <w:rPr>
          <w:noProof/>
        </w:rPr>
        <w:lastRenderedPageBreak/>
        <w:drawing>
          <wp:inline distT="0" distB="0" distL="0" distR="0" wp14:anchorId="28805055" wp14:editId="68F559C5">
            <wp:extent cx="6394360" cy="3558540"/>
            <wp:effectExtent l="0" t="0" r="0" b="0"/>
            <wp:docPr id="1493742533"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42533" name="Picture 2" descr="A screenshot of a graph&#10;&#10;AI-generated content may be incorrect."/>
                    <pic:cNvPicPr/>
                  </pic:nvPicPr>
                  <pic:blipFill rotWithShape="1">
                    <a:blip r:embed="rId6" cstate="print">
                      <a:extLst>
                        <a:ext uri="{28A0092B-C50C-407E-A947-70E740481C1C}">
                          <a14:useLocalDpi xmlns:a14="http://schemas.microsoft.com/office/drawing/2010/main" val="0"/>
                        </a:ext>
                      </a:extLst>
                    </a:blip>
                    <a:srcRect l="6760"/>
                    <a:stretch>
                      <a:fillRect/>
                    </a:stretch>
                  </pic:blipFill>
                  <pic:spPr bwMode="auto">
                    <a:xfrm>
                      <a:off x="0" y="0"/>
                      <a:ext cx="6394360" cy="3558540"/>
                    </a:xfrm>
                    <a:prstGeom prst="rect">
                      <a:avLst/>
                    </a:prstGeom>
                    <a:ln>
                      <a:noFill/>
                    </a:ln>
                    <a:extLst>
                      <a:ext uri="{53640926-AAD7-44D8-BBD7-CCE9431645EC}">
                        <a14:shadowObscured xmlns:a14="http://schemas.microsoft.com/office/drawing/2010/main"/>
                      </a:ext>
                    </a:extLst>
                  </pic:spPr>
                </pic:pic>
              </a:graphicData>
            </a:graphic>
          </wp:inline>
        </w:drawing>
      </w:r>
    </w:p>
    <w:p w14:paraId="2E4AC337" w14:textId="77777777" w:rsidR="005233BB" w:rsidRDefault="00000000">
      <w:pPr>
        <w:pStyle w:val="Heading3"/>
      </w:pPr>
      <w:r>
        <w:t>Table 2. Detection Results by Severity</w:t>
      </w:r>
    </w:p>
    <w:p w14:paraId="052FD5F2" w14:textId="77777777" w:rsidR="005233BB" w:rsidRDefault="00000000">
      <w:pPr>
        <w:pStyle w:val="FirstParagraph"/>
      </w:pPr>
      <w:r>
        <w:t xml:space="preserve">Number of tests at each severity level, showing whether each </w:t>
      </w:r>
      <w:ins w:id="495" w:author="J.T. Menchaca" w:date="2026-05-13T01:59:56Z" w16du:dateUtc="2026-05-13T01:59:56Z">
        <w:r>
          <w:rPr/>
          <w:t>languag</w:t>
        </w:r>
      </w:ins>
      <w:r>
        <w:t>e</w:t>
      </w:r>
      <w:del w:id="556" w:author="J.T. Menchaca" w:date="2026-05-13T01:59:56Z" w16du:dateUtc="2026-05-13T01:59:56Z">
        <w:r>
          <w:rPr/>
          <w:delText>cosystem</w:delText>
        </w:r>
      </w:del>
      <w:r>
        <w:t xml:space="preserve"> caught or missed the error. Severity was assigned independently of whether the error was caught, as described in Methods.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461"/>
        <w:gridCol w:w="1215"/>
        <w:gridCol w:w="950"/>
        <w:gridCol w:w="851"/>
        <w:gridCol w:w="1091"/>
        <w:gridCol w:w="1214"/>
        <w:gridCol w:w="1091"/>
        <w:gridCol w:w="973"/>
        <w:gridCol w:w="1091"/>
      </w:tblGrid>
      <w:tr w:rsidR="00034B6B" w14:paraId="1281EAB8" w14:textId="77777777" w:rsidTr="00652670">
        <w:tc>
          <w:tcPr>
            <w:tcW w:w="948" w:type="pct"/>
          </w:tcPr>
          <w:p w14:paraId="172F6AE6" w14:textId="50511349" w:rsidR="00034B6B" w:rsidRDefault="00034B6B"/>
        </w:tc>
        <w:tc>
          <w:tcPr>
            <w:tcW w:w="176" w:type="pct"/>
          </w:tcPr>
          <w:p w14:paraId="1124C60F" w14:textId="2CD707C0" w:rsidR="00034B6B" w:rsidRDefault="00034B6B"/>
        </w:tc>
        <w:tc>
          <w:tcPr>
            <w:tcW w:w="0" w:type="auto"/>
            <w:gridSpan w:val="3"/>
            <w:vAlign w:val="center"/>
          </w:tcPr>
          <w:p w14:paraId="1E3B807C" w14:textId="21B54841" w:rsidR="00034B6B" w:rsidRPr="00652670" w:rsidRDefault="00034B6B" w:rsidP="00652670">
            <w:pPr>
              <w:jc w:val="center"/>
              <w:rPr>
                <w:b/>
                <w:bCs/>
              </w:rPr>
            </w:pPr>
            <w:r w:rsidRPr="00652670">
              <w:rPr>
                <w:b/>
                <w:bCs/>
              </w:rPr>
              <w:t>Tidy-TS</w:t>
            </w:r>
          </w:p>
        </w:tc>
        <w:tc>
          <w:tcPr>
            <w:tcW w:w="0" w:type="auto"/>
            <w:gridSpan w:val="2"/>
            <w:vAlign w:val="center"/>
          </w:tcPr>
          <w:p w14:paraId="443D5E8C" w14:textId="4F9CD145" w:rsidR="00034B6B" w:rsidRPr="00652670" w:rsidRDefault="00034B6B" w:rsidP="00652670">
            <w:pPr>
              <w:jc w:val="center"/>
              <w:rPr>
                <w:b/>
                <w:bCs/>
              </w:rPr>
            </w:pPr>
            <w:r w:rsidRPr="00652670">
              <w:rPr>
                <w:b/>
                <w:bCs/>
              </w:rPr>
              <w:t>Python / pandas</w:t>
            </w:r>
          </w:p>
        </w:tc>
        <w:tc>
          <w:tcPr>
            <w:tcW w:w="0" w:type="auto"/>
            <w:gridSpan w:val="3"/>
            <w:vAlign w:val="center"/>
          </w:tcPr>
          <w:p w14:paraId="0A524DDE" w14:textId="54ECC3A9" w:rsidR="00034B6B" w:rsidRPr="00652670" w:rsidRDefault="00034B6B" w:rsidP="00652670">
            <w:pPr>
              <w:jc w:val="center"/>
              <w:rPr>
                <w:b/>
                <w:bCs/>
              </w:rPr>
            </w:pPr>
            <w:r w:rsidRPr="00652670">
              <w:rPr>
                <w:b/>
                <w:bCs/>
              </w:rPr>
              <w:t>R / tidyverse</w:t>
            </w:r>
          </w:p>
        </w:tc>
      </w:tr>
      <w:tr w:rsidR="00652670" w14:paraId="4DB38F23" w14:textId="77777777" w:rsidTr="00652670">
        <w:tc>
          <w:tcPr>
            <w:tcW w:w="948" w:type="pct"/>
          </w:tcPr>
          <w:p w14:paraId="1D164E5D" w14:textId="7F4C294F" w:rsidR="00B75DB0" w:rsidRPr="00652670" w:rsidRDefault="00034B6B">
            <w:pPr>
              <w:rPr>
                <w:b/>
                <w:bCs/>
              </w:rPr>
            </w:pPr>
            <w:r w:rsidRPr="00652670">
              <w:rPr>
                <w:b/>
                <w:bCs/>
              </w:rPr>
              <w:t>Potential severity</w:t>
            </w:r>
          </w:p>
        </w:tc>
        <w:tc>
          <w:tcPr>
            <w:tcW w:w="176" w:type="pct"/>
          </w:tcPr>
          <w:p w14:paraId="7BC9050A" w14:textId="54A7CF7C" w:rsidR="00B75DB0" w:rsidRPr="00652670" w:rsidRDefault="00652670">
            <w:pPr>
              <w:rPr>
                <w:b/>
                <w:bCs/>
              </w:rPr>
            </w:pPr>
            <w:r>
              <w:rPr>
                <w:b/>
                <w:bCs/>
              </w:rPr>
              <w:t>n</w:t>
            </w:r>
          </w:p>
        </w:tc>
        <w:tc>
          <w:tcPr>
            <w:tcW w:w="0" w:type="auto"/>
            <w:vAlign w:val="center"/>
          </w:tcPr>
          <w:p w14:paraId="69D354B1" w14:textId="77777777" w:rsidR="00B75DB0" w:rsidRPr="00652670" w:rsidRDefault="00000000" w:rsidP="00652670">
            <w:pPr>
              <w:jc w:val="center"/>
              <w:rPr>
                <w:i/>
                <w:iCs/>
              </w:rPr>
            </w:pPr>
            <w:r w:rsidRPr="00652670">
              <w:rPr>
                <w:i/>
                <w:iCs/>
              </w:rPr>
              <w:t>compile</w:t>
            </w:r>
          </w:p>
        </w:tc>
        <w:tc>
          <w:tcPr>
            <w:tcW w:w="0" w:type="auto"/>
            <w:vAlign w:val="center"/>
          </w:tcPr>
          <w:p w14:paraId="6B64FCB7" w14:textId="77777777" w:rsidR="00B75DB0" w:rsidRPr="00652670" w:rsidRDefault="00000000" w:rsidP="00652670">
            <w:pPr>
              <w:jc w:val="center"/>
              <w:rPr>
                <w:i/>
                <w:iCs/>
              </w:rPr>
            </w:pPr>
            <w:r w:rsidRPr="00652670">
              <w:rPr>
                <w:i/>
                <w:iCs/>
              </w:rPr>
              <w:t>runtime</w:t>
            </w:r>
          </w:p>
        </w:tc>
        <w:tc>
          <w:tcPr>
            <w:tcW w:w="0" w:type="auto"/>
            <w:vAlign w:val="center"/>
          </w:tcPr>
          <w:p w14:paraId="1C3FE055" w14:textId="77777777" w:rsidR="00B75DB0" w:rsidRPr="00652670" w:rsidRDefault="00000000" w:rsidP="00652670">
            <w:pPr>
              <w:jc w:val="center"/>
              <w:rPr>
                <w:i/>
                <w:iCs/>
              </w:rPr>
            </w:pPr>
            <w:r w:rsidRPr="00652670">
              <w:rPr>
                <w:i/>
                <w:iCs/>
              </w:rPr>
              <w:t>silent</w:t>
            </w:r>
          </w:p>
        </w:tc>
        <w:tc>
          <w:tcPr>
            <w:tcW w:w="0" w:type="auto"/>
            <w:vAlign w:val="center"/>
          </w:tcPr>
          <w:p w14:paraId="598DED47" w14:textId="77777777" w:rsidR="00B75DB0" w:rsidRPr="00652670" w:rsidRDefault="00000000" w:rsidP="00652670">
            <w:pPr>
              <w:jc w:val="center"/>
              <w:rPr>
                <w:i/>
                <w:iCs/>
              </w:rPr>
            </w:pPr>
            <w:r w:rsidRPr="00652670">
              <w:rPr>
                <w:i/>
                <w:iCs/>
              </w:rPr>
              <w:t>error</w:t>
            </w:r>
          </w:p>
        </w:tc>
        <w:tc>
          <w:tcPr>
            <w:tcW w:w="0" w:type="auto"/>
            <w:vAlign w:val="center"/>
          </w:tcPr>
          <w:p w14:paraId="34D492D0" w14:textId="77777777" w:rsidR="00B75DB0" w:rsidRPr="00652670" w:rsidRDefault="00000000" w:rsidP="00652670">
            <w:pPr>
              <w:jc w:val="center"/>
              <w:rPr>
                <w:i/>
                <w:iCs/>
              </w:rPr>
            </w:pPr>
            <w:r w:rsidRPr="00652670">
              <w:rPr>
                <w:i/>
                <w:iCs/>
              </w:rPr>
              <w:t>silent</w:t>
            </w:r>
          </w:p>
        </w:tc>
        <w:tc>
          <w:tcPr>
            <w:tcW w:w="0" w:type="auto"/>
            <w:vAlign w:val="center"/>
          </w:tcPr>
          <w:p w14:paraId="5A10FD1E" w14:textId="77777777" w:rsidR="00B75DB0" w:rsidRPr="00652670" w:rsidRDefault="00000000" w:rsidP="00652670">
            <w:pPr>
              <w:jc w:val="center"/>
              <w:rPr>
                <w:i/>
                <w:iCs/>
              </w:rPr>
            </w:pPr>
            <w:r w:rsidRPr="00652670">
              <w:rPr>
                <w:i/>
                <w:iCs/>
              </w:rPr>
              <w:t>error</w:t>
            </w:r>
          </w:p>
        </w:tc>
        <w:tc>
          <w:tcPr>
            <w:tcW w:w="0" w:type="auto"/>
            <w:vAlign w:val="center"/>
          </w:tcPr>
          <w:p w14:paraId="58CB53A5" w14:textId="77777777" w:rsidR="00B75DB0" w:rsidRPr="00652670" w:rsidRDefault="00000000" w:rsidP="00652670">
            <w:pPr>
              <w:jc w:val="center"/>
              <w:rPr>
                <w:i/>
                <w:iCs/>
              </w:rPr>
            </w:pPr>
            <w:r w:rsidRPr="00652670">
              <w:rPr>
                <w:i/>
                <w:iCs/>
              </w:rPr>
              <w:t>warn</w:t>
            </w:r>
          </w:p>
        </w:tc>
        <w:tc>
          <w:tcPr>
            <w:tcW w:w="0" w:type="auto"/>
            <w:vAlign w:val="center"/>
          </w:tcPr>
          <w:p w14:paraId="0B54C26D" w14:textId="77777777" w:rsidR="00B75DB0" w:rsidRPr="00652670" w:rsidRDefault="00000000" w:rsidP="00652670">
            <w:pPr>
              <w:jc w:val="center"/>
              <w:rPr>
                <w:i/>
                <w:iCs/>
              </w:rPr>
            </w:pPr>
            <w:r w:rsidRPr="00652670">
              <w:rPr>
                <w:i/>
                <w:iCs/>
              </w:rPr>
              <w:t>silent</w:t>
            </w:r>
          </w:p>
        </w:tc>
      </w:tr>
      <w:tr w:rsidR="00652670" w14:paraId="7187421F" w14:textId="77777777" w:rsidTr="00652670">
        <w:tc>
          <w:tcPr>
            <w:tcW w:w="948" w:type="pct"/>
          </w:tcPr>
          <w:p w14:paraId="7C870CC0" w14:textId="77777777" w:rsidR="00B75DB0" w:rsidRDefault="00000000">
            <w:r>
              <w:t>High</w:t>
            </w:r>
          </w:p>
        </w:tc>
        <w:tc>
          <w:tcPr>
            <w:tcW w:w="176" w:type="pct"/>
          </w:tcPr>
          <w:p w14:paraId="64011630" w14:textId="77777777" w:rsidR="00B75DB0" w:rsidRDefault="00000000">
            <w:r>
              <w:t>30</w:t>
            </w:r>
          </w:p>
        </w:tc>
        <w:tc>
          <w:tcPr>
            <w:tcW w:w="0" w:type="auto"/>
          </w:tcPr>
          <w:p w14:paraId="18BD139F" w14:textId="77777777" w:rsidR="00B75DB0" w:rsidRDefault="00000000">
            <w:r>
              <w:t>28 (93%)</w:t>
            </w:r>
          </w:p>
        </w:tc>
        <w:tc>
          <w:tcPr>
            <w:tcW w:w="0" w:type="auto"/>
          </w:tcPr>
          <w:p w14:paraId="28A6689F" w14:textId="77777777" w:rsidR="00B75DB0" w:rsidRDefault="00000000">
            <w:r>
              <w:t>2 (7%)</w:t>
            </w:r>
          </w:p>
        </w:tc>
        <w:tc>
          <w:tcPr>
            <w:tcW w:w="0" w:type="auto"/>
          </w:tcPr>
          <w:p w14:paraId="13085589" w14:textId="77777777" w:rsidR="00B75DB0" w:rsidRDefault="00000000">
            <w:r>
              <w:t>0 (0%)</w:t>
            </w:r>
          </w:p>
        </w:tc>
        <w:tc>
          <w:tcPr>
            <w:tcW w:w="0" w:type="auto"/>
          </w:tcPr>
          <w:p w14:paraId="41C61DF8" w14:textId="77777777" w:rsidR="00B75DB0" w:rsidRDefault="00000000">
            <w:r>
              <w:t>0 (0%)</w:t>
            </w:r>
          </w:p>
        </w:tc>
        <w:tc>
          <w:tcPr>
            <w:tcW w:w="0" w:type="auto"/>
          </w:tcPr>
          <w:p w14:paraId="68788B95" w14:textId="77777777" w:rsidR="00B75DB0" w:rsidRDefault="00000000">
            <w:r>
              <w:t>30 (100%)</w:t>
            </w:r>
          </w:p>
        </w:tc>
        <w:tc>
          <w:tcPr>
            <w:tcW w:w="0" w:type="auto"/>
          </w:tcPr>
          <w:p w14:paraId="738FC0D2" w14:textId="77777777" w:rsidR="00B75DB0" w:rsidRDefault="00000000">
            <w:r>
              <w:t>1 (3%)</w:t>
            </w:r>
          </w:p>
        </w:tc>
        <w:tc>
          <w:tcPr>
            <w:tcW w:w="0" w:type="auto"/>
          </w:tcPr>
          <w:p w14:paraId="6CE5357E" w14:textId="77777777" w:rsidR="00B75DB0" w:rsidRDefault="00000000">
            <w:r>
              <w:t>2 (7%)</w:t>
            </w:r>
          </w:p>
        </w:tc>
        <w:tc>
          <w:tcPr>
            <w:tcW w:w="0" w:type="auto"/>
          </w:tcPr>
          <w:p w14:paraId="304210B2" w14:textId="77777777" w:rsidR="00B75DB0" w:rsidRDefault="00000000">
            <w:r>
              <w:t>27 (90%)</w:t>
            </w:r>
          </w:p>
        </w:tc>
      </w:tr>
      <w:tr w:rsidR="00652670" w14:paraId="76B2567E" w14:textId="77777777" w:rsidTr="00652670">
        <w:tc>
          <w:tcPr>
            <w:tcW w:w="948" w:type="pct"/>
          </w:tcPr>
          <w:p w14:paraId="6D0087B6" w14:textId="77777777" w:rsidR="00B75DB0" w:rsidRDefault="00000000">
            <w:r>
              <w:t>Moderate</w:t>
            </w:r>
          </w:p>
        </w:tc>
        <w:tc>
          <w:tcPr>
            <w:tcW w:w="176" w:type="pct"/>
          </w:tcPr>
          <w:p w14:paraId="486332E6" w14:textId="77777777" w:rsidR="00B75DB0" w:rsidRDefault="00000000">
            <w:r>
              <w:t>16</w:t>
            </w:r>
          </w:p>
        </w:tc>
        <w:tc>
          <w:tcPr>
            <w:tcW w:w="0" w:type="auto"/>
          </w:tcPr>
          <w:p w14:paraId="20A47D0B" w14:textId="77777777" w:rsidR="00B75DB0" w:rsidRDefault="00000000">
            <w:r>
              <w:t>15 (94%)</w:t>
            </w:r>
          </w:p>
        </w:tc>
        <w:tc>
          <w:tcPr>
            <w:tcW w:w="0" w:type="auto"/>
          </w:tcPr>
          <w:p w14:paraId="615DE084" w14:textId="77777777" w:rsidR="00B75DB0" w:rsidRDefault="00000000">
            <w:r>
              <w:t>1 (6%)</w:t>
            </w:r>
          </w:p>
        </w:tc>
        <w:tc>
          <w:tcPr>
            <w:tcW w:w="0" w:type="auto"/>
          </w:tcPr>
          <w:p w14:paraId="697B19C4" w14:textId="77777777" w:rsidR="00B75DB0" w:rsidRDefault="00000000">
            <w:r>
              <w:t>0 (0%)</w:t>
            </w:r>
          </w:p>
        </w:tc>
        <w:tc>
          <w:tcPr>
            <w:tcW w:w="0" w:type="auto"/>
          </w:tcPr>
          <w:p w14:paraId="32987109" w14:textId="77777777" w:rsidR="00B75DB0" w:rsidRDefault="00000000">
            <w:r>
              <w:t>8 (50%)</w:t>
            </w:r>
          </w:p>
        </w:tc>
        <w:tc>
          <w:tcPr>
            <w:tcW w:w="0" w:type="auto"/>
          </w:tcPr>
          <w:p w14:paraId="1D353146" w14:textId="77777777" w:rsidR="00B75DB0" w:rsidRDefault="00000000">
            <w:r>
              <w:t>8 (50%)</w:t>
            </w:r>
          </w:p>
        </w:tc>
        <w:tc>
          <w:tcPr>
            <w:tcW w:w="0" w:type="auto"/>
          </w:tcPr>
          <w:p w14:paraId="1CB01D74" w14:textId="77777777" w:rsidR="00B75DB0" w:rsidRDefault="00000000">
            <w:r>
              <w:t>9 (56%)</w:t>
            </w:r>
          </w:p>
        </w:tc>
        <w:tc>
          <w:tcPr>
            <w:tcW w:w="0" w:type="auto"/>
          </w:tcPr>
          <w:p w14:paraId="2B66A882" w14:textId="77777777" w:rsidR="00B75DB0" w:rsidRDefault="00000000">
            <w:r>
              <w:t>2 (13%)</w:t>
            </w:r>
          </w:p>
        </w:tc>
        <w:tc>
          <w:tcPr>
            <w:tcW w:w="0" w:type="auto"/>
          </w:tcPr>
          <w:p w14:paraId="1C5B5400" w14:textId="77777777" w:rsidR="00B75DB0" w:rsidRDefault="00000000">
            <w:r>
              <w:t>5 (31%)</w:t>
            </w:r>
          </w:p>
        </w:tc>
      </w:tr>
      <w:tr w:rsidR="00652670" w14:paraId="1B084756" w14:textId="77777777" w:rsidTr="00652670">
        <w:tc>
          <w:tcPr>
            <w:tcW w:w="948" w:type="pct"/>
          </w:tcPr>
          <w:p w14:paraId="32AD1F74" w14:textId="77777777" w:rsidR="00B75DB0" w:rsidRDefault="00000000">
            <w:r>
              <w:t>Low</w:t>
            </w:r>
          </w:p>
        </w:tc>
        <w:tc>
          <w:tcPr>
            <w:tcW w:w="176" w:type="pct"/>
          </w:tcPr>
          <w:p w14:paraId="369C6C66" w14:textId="77777777" w:rsidR="00B75DB0" w:rsidRDefault="00000000">
            <w:r>
              <w:t>19</w:t>
            </w:r>
          </w:p>
        </w:tc>
        <w:tc>
          <w:tcPr>
            <w:tcW w:w="0" w:type="auto"/>
          </w:tcPr>
          <w:p w14:paraId="29F754EE" w14:textId="77777777" w:rsidR="00B75DB0" w:rsidRDefault="00000000">
            <w:r>
              <w:t>19 (100%)</w:t>
            </w:r>
          </w:p>
        </w:tc>
        <w:tc>
          <w:tcPr>
            <w:tcW w:w="0" w:type="auto"/>
          </w:tcPr>
          <w:p w14:paraId="1081FA11" w14:textId="77777777" w:rsidR="00B75DB0" w:rsidRDefault="00000000">
            <w:r>
              <w:t>0 (0%)</w:t>
            </w:r>
          </w:p>
        </w:tc>
        <w:tc>
          <w:tcPr>
            <w:tcW w:w="0" w:type="auto"/>
          </w:tcPr>
          <w:p w14:paraId="65631C37" w14:textId="77777777" w:rsidR="00B75DB0" w:rsidRDefault="00000000">
            <w:r>
              <w:t>0 (0%)</w:t>
            </w:r>
          </w:p>
        </w:tc>
        <w:tc>
          <w:tcPr>
            <w:tcW w:w="0" w:type="auto"/>
          </w:tcPr>
          <w:p w14:paraId="263E531B" w14:textId="77777777" w:rsidR="00B75DB0" w:rsidRDefault="00000000">
            <w:r>
              <w:t>16 (84%)</w:t>
            </w:r>
          </w:p>
        </w:tc>
        <w:tc>
          <w:tcPr>
            <w:tcW w:w="0" w:type="auto"/>
          </w:tcPr>
          <w:p w14:paraId="40070694" w14:textId="77777777" w:rsidR="00B75DB0" w:rsidRDefault="00000000">
            <w:r>
              <w:t>3 (16%)</w:t>
            </w:r>
          </w:p>
        </w:tc>
        <w:tc>
          <w:tcPr>
            <w:tcW w:w="0" w:type="auto"/>
          </w:tcPr>
          <w:p w14:paraId="68943873" w14:textId="77777777" w:rsidR="00B75DB0" w:rsidRDefault="00000000">
            <w:r>
              <w:t>15 (79%)</w:t>
            </w:r>
          </w:p>
        </w:tc>
        <w:tc>
          <w:tcPr>
            <w:tcW w:w="0" w:type="auto"/>
          </w:tcPr>
          <w:p w14:paraId="19468812" w14:textId="77777777" w:rsidR="00B75DB0" w:rsidRDefault="00000000">
            <w:r>
              <w:t>0 (0%)</w:t>
            </w:r>
          </w:p>
        </w:tc>
        <w:tc>
          <w:tcPr>
            <w:tcW w:w="0" w:type="auto"/>
          </w:tcPr>
          <w:p w14:paraId="41DECA6B" w14:textId="77777777" w:rsidR="00B75DB0" w:rsidRDefault="00000000">
            <w:r>
              <w:t>4 (21%)</w:t>
            </w:r>
          </w:p>
        </w:tc>
      </w:tr>
      <w:tr w:rsidR="00652670" w14:paraId="45B804AB" w14:textId="77777777" w:rsidTr="00652670">
        <w:tc>
          <w:tcPr>
            <w:tcW w:w="948" w:type="pct"/>
          </w:tcPr>
          <w:p w14:paraId="27A56744" w14:textId="77777777" w:rsidR="00B75DB0" w:rsidRDefault="00000000">
            <w:r>
              <w:t>Total</w:t>
            </w:r>
          </w:p>
        </w:tc>
        <w:tc>
          <w:tcPr>
            <w:tcW w:w="176" w:type="pct"/>
          </w:tcPr>
          <w:p w14:paraId="0F7757F3" w14:textId="77777777" w:rsidR="00B75DB0" w:rsidRDefault="00000000">
            <w:r>
              <w:t>65</w:t>
            </w:r>
          </w:p>
        </w:tc>
        <w:tc>
          <w:tcPr>
            <w:tcW w:w="0" w:type="auto"/>
          </w:tcPr>
          <w:p w14:paraId="7075BA40" w14:textId="77777777" w:rsidR="00B75DB0" w:rsidRDefault="00000000">
            <w:r>
              <w:t>62 (95%)</w:t>
            </w:r>
          </w:p>
        </w:tc>
        <w:tc>
          <w:tcPr>
            <w:tcW w:w="0" w:type="auto"/>
          </w:tcPr>
          <w:p w14:paraId="6F771332" w14:textId="77777777" w:rsidR="00B75DB0" w:rsidRDefault="00000000">
            <w:r>
              <w:t>3 (5%)</w:t>
            </w:r>
          </w:p>
        </w:tc>
        <w:tc>
          <w:tcPr>
            <w:tcW w:w="0" w:type="auto"/>
          </w:tcPr>
          <w:p w14:paraId="46285F39" w14:textId="77777777" w:rsidR="00B75DB0" w:rsidRDefault="00000000">
            <w:r>
              <w:t>0 (0%)</w:t>
            </w:r>
          </w:p>
        </w:tc>
        <w:tc>
          <w:tcPr>
            <w:tcW w:w="0" w:type="auto"/>
          </w:tcPr>
          <w:p w14:paraId="15D9E381" w14:textId="77777777" w:rsidR="00B75DB0" w:rsidRDefault="00000000">
            <w:r>
              <w:t>24 (37%)</w:t>
            </w:r>
          </w:p>
        </w:tc>
        <w:tc>
          <w:tcPr>
            <w:tcW w:w="0" w:type="auto"/>
          </w:tcPr>
          <w:p w14:paraId="62F97E83" w14:textId="77777777" w:rsidR="00B75DB0" w:rsidRDefault="00000000">
            <w:r>
              <w:t>41 (63%)</w:t>
            </w:r>
          </w:p>
        </w:tc>
        <w:tc>
          <w:tcPr>
            <w:tcW w:w="0" w:type="auto"/>
          </w:tcPr>
          <w:p w14:paraId="18775FB4" w14:textId="77777777" w:rsidR="00B75DB0" w:rsidRDefault="00000000">
            <w:r>
              <w:t>25 (38%)</w:t>
            </w:r>
          </w:p>
        </w:tc>
        <w:tc>
          <w:tcPr>
            <w:tcW w:w="0" w:type="auto"/>
          </w:tcPr>
          <w:p w14:paraId="369F3663" w14:textId="77777777" w:rsidR="00B75DB0" w:rsidRDefault="00000000">
            <w:r>
              <w:t>4 (6%)</w:t>
            </w:r>
          </w:p>
        </w:tc>
        <w:tc>
          <w:tcPr>
            <w:tcW w:w="0" w:type="auto"/>
          </w:tcPr>
          <w:p w14:paraId="14F63E12" w14:textId="77777777" w:rsidR="00B75DB0" w:rsidRDefault="00000000">
            <w:r>
              <w:t>36 (55%)</w:t>
            </w:r>
          </w:p>
        </w:tc>
      </w:tr>
    </w:tbl>
    <w:p w14:paraId="3F97DC94" w14:textId="77777777" w:rsidR="005233BB" w:rsidRDefault="005233BB">
      <w:pPr>
        <w:pStyle w:val="Spacer"/>
      </w:pPr>
      <w:bookmarkStart w:id="23" w:name="X44c56266d2c36f30ac72693ca855ac8a5ccea69"/>
      <w:bookmarkEnd w:id="22"/>
    </w:p>
    <w:p w14:paraId="3FF5E60B" w14:textId="77777777" w:rsidR="005233BB" w:rsidRDefault="00000000">
      <w:pPr>
        <w:pStyle w:val="Heading3"/>
      </w:pPr>
      <w:r>
        <w:t>Table 3. Detection Outcomes by Error Category</w:t>
      </w:r>
    </w:p>
    <w:p w14:paraId="57870A63" w14:textId="77777777" w:rsidR="005233BB" w:rsidRDefault="00000000">
      <w:pPr>
        <w:pStyle w:val="FirstParagraph"/>
      </w:pPr>
      <w:r>
        <w:t xml:space="preserve">Detection outcomes for 65 tests across five error categories and three </w:t>
      </w:r>
      <w:ins w:id="496" w:author="J.T. Menchaca" w:date="2026-05-13T01:59:56Z" w16du:dateUtc="2026-05-13T01:59:56Z">
        <w:r>
          <w:rPr/>
          <w:t>languag</w:t>
        </w:r>
      </w:ins>
      <w:r>
        <w:t>e</w:t>
      </w:r>
      <w:del w:id="557" w:author="J.T. Menchaca" w:date="2026-05-13T01:59:56Z" w16du:dateUtc="2026-05-13T01:59:56Z">
        <w:r>
          <w:rPr/>
          <w:delText>cosystem</w:delText>
        </w:r>
      </w:del>
      <w:r>
        <w:t xml:space="preserve">s. For Tidy-TS, </w:t>
      </w:r>
      <w:del w:id="558" w:author="J.T. Menchaca" w:date="2026-05-13T01:59:56Z" w16du:dateUtc="2026-05-13T01:59:56Z">
        <w:r>
          <w:rPr/>
          <w:delText>“</w:delText>
        </w:r>
      </w:del>
      <w:ins w:id="497" w:author="J.T. Menchaca" w:date="2026-05-13T01:59:56Z" w16du:dateUtc="2026-05-13T01:59:56Z">
        <w:r>
          <w:rPr/>
          <w:t>'</w:t>
        </w:r>
      </w:ins>
      <w:r>
        <w:t>runtime error</w:t>
      </w:r>
      <w:del w:id="559" w:author="J.T. Menchaca" w:date="2026-05-13T01:59:56Z" w16du:dateUtc="2026-05-13T01:59:56Z">
        <w:r>
          <w:rPr/>
          <w:delText>”</w:delText>
        </w:r>
      </w:del>
      <w:ins w:id="498" w:author="J.T. Menchaca" w:date="2026-05-13T01:59:56Z" w16du:dateUtc="2026-05-13T01:59:56Z">
        <w:r>
          <w:rPr/>
          <w:t>'</w:t>
        </w:r>
      </w:ins>
      <w:r>
        <w:t xml:space="preserve"> indicates errors caught </w:t>
      </w:r>
      <w:del w:id="560" w:author="J.T. Menchaca" w:date="2026-05-13T01:59:56Z" w16du:dateUtc="2026-05-13T01:59:56Z">
        <w:r>
          <w:rPr/>
          <w:delText>by inp</w:delText>
        </w:r>
      </w:del>
      <w:ins w:id="499" w:author="J.T. Menchaca" w:date="2026-05-13T01:59:56Z" w16du:dateUtc="2026-05-13T01:59:56Z">
        <w:r>
          <w:rPr/>
          <w:t>thro</w:t>
        </w:r>
      </w:ins>
      <w:r>
        <w:t>u</w:t>
      </w:r>
      <w:del w:id="561" w:author="J.T. Menchaca" w:date="2026-05-13T01:59:56Z" w16du:dateUtc="2026-05-13T01:59:56Z">
        <w:r>
          <w:rPr/>
          <w:delText>t</w:delText>
        </w:r>
      </w:del>
      <w:ins w:id="500" w:author="J.T. Menchaca" w:date="2026-05-13T01:59:56Z" w16du:dateUtc="2026-05-13T01:59:56Z">
        <w:r>
          <w:rPr/>
          <w:t>gh</w:t>
        </w:r>
      </w:ins>
      <w:r>
        <w:t xml:space="preserve"> validation when external data enters the program.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3"/>
        <w:gridCol w:w="2761"/>
        <w:gridCol w:w="461"/>
        <w:gridCol w:w="1005"/>
        <w:gridCol w:w="978"/>
        <w:gridCol w:w="681"/>
        <w:gridCol w:w="693"/>
        <w:gridCol w:w="730"/>
        <w:gridCol w:w="681"/>
        <w:gridCol w:w="693"/>
        <w:gridCol w:w="730"/>
      </w:tblGrid>
      <w:tr w:rsidR="00034B6B" w14:paraId="648185B7" w14:textId="77777777" w:rsidTr="00034B6B">
        <w:tc>
          <w:tcPr>
            <w:tcW w:w="0" w:type="auto"/>
          </w:tcPr>
          <w:p w14:paraId="72A6625C" w14:textId="0B972B52" w:rsidR="00034B6B" w:rsidRDefault="00034B6B"/>
        </w:tc>
        <w:tc>
          <w:tcPr>
            <w:tcW w:w="1273" w:type="pct"/>
          </w:tcPr>
          <w:p w14:paraId="741860ED" w14:textId="1833858D" w:rsidR="00034B6B" w:rsidRDefault="00034B6B"/>
        </w:tc>
        <w:tc>
          <w:tcPr>
            <w:tcW w:w="129" w:type="pct"/>
          </w:tcPr>
          <w:p w14:paraId="664B4787" w14:textId="725EDF54" w:rsidR="00034B6B" w:rsidRPr="00034B6B" w:rsidRDefault="00034B6B">
            <w:pPr>
              <w:rPr>
                <w:b/>
                <w:bCs/>
              </w:rPr>
            </w:pPr>
          </w:p>
        </w:tc>
        <w:tc>
          <w:tcPr>
            <w:tcW w:w="0" w:type="auto"/>
            <w:gridSpan w:val="2"/>
            <w:vAlign w:val="center"/>
          </w:tcPr>
          <w:p w14:paraId="3CEA3030" w14:textId="2F006D4E" w:rsidR="00034B6B" w:rsidRPr="00034B6B" w:rsidRDefault="00034B6B" w:rsidP="00034B6B">
            <w:pPr>
              <w:jc w:val="center"/>
              <w:rPr>
                <w:b/>
                <w:bCs/>
              </w:rPr>
            </w:pPr>
            <w:r w:rsidRPr="00034B6B">
              <w:rPr>
                <w:b/>
                <w:bCs/>
              </w:rPr>
              <w:t>Tidy-TS</w:t>
            </w:r>
          </w:p>
        </w:tc>
        <w:tc>
          <w:tcPr>
            <w:tcW w:w="0" w:type="auto"/>
            <w:gridSpan w:val="3"/>
            <w:vAlign w:val="center"/>
          </w:tcPr>
          <w:p w14:paraId="1562D797" w14:textId="4861056D" w:rsidR="00034B6B" w:rsidRPr="00034B6B" w:rsidRDefault="00034B6B" w:rsidP="00034B6B">
            <w:pPr>
              <w:jc w:val="center"/>
              <w:rPr>
                <w:b/>
                <w:bCs/>
              </w:rPr>
            </w:pPr>
            <w:r w:rsidRPr="00034B6B">
              <w:rPr>
                <w:b/>
                <w:bCs/>
              </w:rPr>
              <w:t>Python / pandas</w:t>
            </w:r>
          </w:p>
        </w:tc>
        <w:tc>
          <w:tcPr>
            <w:tcW w:w="0" w:type="auto"/>
            <w:gridSpan w:val="3"/>
            <w:vAlign w:val="center"/>
          </w:tcPr>
          <w:p w14:paraId="3FD8354C" w14:textId="35EFABC1" w:rsidR="00034B6B" w:rsidRPr="00034B6B" w:rsidRDefault="00034B6B" w:rsidP="00034B6B">
            <w:pPr>
              <w:jc w:val="center"/>
              <w:rPr>
                <w:b/>
                <w:bCs/>
              </w:rPr>
            </w:pPr>
            <w:r w:rsidRPr="00034B6B">
              <w:rPr>
                <w:b/>
                <w:bCs/>
              </w:rPr>
              <w:t>R / tidyverse</w:t>
            </w:r>
          </w:p>
        </w:tc>
      </w:tr>
      <w:tr w:rsidR="00034B6B" w14:paraId="677FBA31" w14:textId="77777777" w:rsidTr="00034B6B">
        <w:tc>
          <w:tcPr>
            <w:tcW w:w="0" w:type="auto"/>
          </w:tcPr>
          <w:p w14:paraId="57F3A6E7" w14:textId="77777777" w:rsidR="00034B6B" w:rsidRDefault="00034B6B"/>
        </w:tc>
        <w:tc>
          <w:tcPr>
            <w:tcW w:w="1273" w:type="pct"/>
          </w:tcPr>
          <w:p w14:paraId="3956DB90" w14:textId="77777777" w:rsidR="00034B6B" w:rsidRDefault="00034B6B"/>
        </w:tc>
        <w:tc>
          <w:tcPr>
            <w:tcW w:w="129" w:type="pct"/>
          </w:tcPr>
          <w:p w14:paraId="5431EF83" w14:textId="77777777" w:rsidR="00034B6B" w:rsidRPr="00034B6B" w:rsidRDefault="00034B6B">
            <w:pPr>
              <w:rPr>
                <w:b/>
                <w:bCs/>
              </w:rPr>
            </w:pPr>
          </w:p>
        </w:tc>
        <w:tc>
          <w:tcPr>
            <w:tcW w:w="476" w:type="pct"/>
            <w:vAlign w:val="center"/>
          </w:tcPr>
          <w:p w14:paraId="1ABE6A61" w14:textId="77777777" w:rsidR="00034B6B" w:rsidRPr="00652670" w:rsidRDefault="00034B6B" w:rsidP="00034B6B">
            <w:pPr>
              <w:jc w:val="center"/>
              <w:rPr>
                <w:i/>
                <w:iCs/>
              </w:rPr>
            </w:pPr>
            <w:r w:rsidRPr="00652670">
              <w:rPr>
                <w:i/>
                <w:iCs/>
              </w:rPr>
              <w:t>compile</w:t>
            </w:r>
          </w:p>
        </w:tc>
        <w:tc>
          <w:tcPr>
            <w:tcW w:w="464" w:type="pct"/>
            <w:vAlign w:val="center"/>
          </w:tcPr>
          <w:p w14:paraId="1603D366" w14:textId="77777777" w:rsidR="00034B6B" w:rsidRPr="00652670" w:rsidRDefault="00034B6B" w:rsidP="00034B6B">
            <w:pPr>
              <w:jc w:val="center"/>
              <w:rPr>
                <w:i/>
                <w:iCs/>
              </w:rPr>
            </w:pPr>
            <w:r w:rsidRPr="00652670">
              <w:rPr>
                <w:i/>
                <w:iCs/>
              </w:rPr>
              <w:t>runtime</w:t>
            </w:r>
          </w:p>
        </w:tc>
        <w:tc>
          <w:tcPr>
            <w:tcW w:w="0" w:type="auto"/>
            <w:gridSpan w:val="3"/>
            <w:vAlign w:val="center"/>
          </w:tcPr>
          <w:p w14:paraId="045A6524" w14:textId="4B028E15" w:rsidR="00034B6B" w:rsidRPr="00652670" w:rsidRDefault="00034B6B" w:rsidP="00034B6B">
            <w:pPr>
              <w:jc w:val="center"/>
              <w:rPr>
                <w:i/>
                <w:iCs/>
              </w:rPr>
            </w:pPr>
            <w:r w:rsidRPr="00652670">
              <w:rPr>
                <w:i/>
                <w:iCs/>
              </w:rPr>
              <w:t>runtime</w:t>
            </w:r>
          </w:p>
        </w:tc>
        <w:tc>
          <w:tcPr>
            <w:tcW w:w="0" w:type="auto"/>
            <w:gridSpan w:val="3"/>
            <w:vAlign w:val="center"/>
          </w:tcPr>
          <w:p w14:paraId="789782BE" w14:textId="37B66115" w:rsidR="00034B6B" w:rsidRPr="00652670" w:rsidRDefault="00034B6B" w:rsidP="00034B6B">
            <w:pPr>
              <w:jc w:val="center"/>
              <w:rPr>
                <w:i/>
                <w:iCs/>
              </w:rPr>
            </w:pPr>
            <w:r w:rsidRPr="00652670">
              <w:rPr>
                <w:i/>
                <w:iCs/>
              </w:rPr>
              <w:t>runtime</w:t>
            </w:r>
          </w:p>
        </w:tc>
      </w:tr>
      <w:tr w:rsidR="00B75DB0" w:rsidRPr="00652670" w14:paraId="648FFA5A" w14:textId="77777777" w:rsidTr="00034B6B">
        <w:tc>
          <w:tcPr>
            <w:tcW w:w="0" w:type="auto"/>
          </w:tcPr>
          <w:p w14:paraId="2A16DDB7" w14:textId="0777C0FE" w:rsidR="00B75DB0" w:rsidRPr="00034B6B" w:rsidRDefault="00034B6B">
            <w:pPr>
              <w:rPr>
                <w:b/>
                <w:bCs/>
              </w:rPr>
            </w:pPr>
            <w:r w:rsidRPr="00034B6B">
              <w:rPr>
                <w:b/>
                <w:bCs/>
              </w:rPr>
              <w:t>Category</w:t>
            </w:r>
          </w:p>
        </w:tc>
        <w:tc>
          <w:tcPr>
            <w:tcW w:w="1273" w:type="pct"/>
          </w:tcPr>
          <w:p w14:paraId="4A448F3F" w14:textId="23A9C9C9" w:rsidR="00B75DB0" w:rsidRPr="00034B6B" w:rsidRDefault="00034B6B">
            <w:pPr>
              <w:rPr>
                <w:b/>
                <w:bCs/>
              </w:rPr>
            </w:pPr>
            <w:r w:rsidRPr="00034B6B">
              <w:rPr>
                <w:b/>
                <w:bCs/>
              </w:rPr>
              <w:t>Example error</w:t>
            </w:r>
          </w:p>
        </w:tc>
        <w:tc>
          <w:tcPr>
            <w:tcW w:w="129" w:type="pct"/>
          </w:tcPr>
          <w:p w14:paraId="43382E97" w14:textId="3CAA8770" w:rsidR="00B75DB0" w:rsidRPr="00034B6B" w:rsidRDefault="00034B6B">
            <w:pPr>
              <w:rPr>
                <w:b/>
                <w:bCs/>
              </w:rPr>
            </w:pPr>
            <w:r w:rsidRPr="00034B6B">
              <w:rPr>
                <w:b/>
                <w:bCs/>
              </w:rPr>
              <w:t>n</w:t>
            </w:r>
          </w:p>
        </w:tc>
        <w:tc>
          <w:tcPr>
            <w:tcW w:w="476" w:type="pct"/>
            <w:vAlign w:val="center"/>
          </w:tcPr>
          <w:p w14:paraId="5D60345D" w14:textId="77777777" w:rsidR="00B75DB0" w:rsidRPr="00652670" w:rsidRDefault="00000000" w:rsidP="00034B6B">
            <w:pPr>
              <w:jc w:val="center"/>
              <w:rPr>
                <w:i/>
                <w:iCs/>
              </w:rPr>
            </w:pPr>
            <w:r w:rsidRPr="00652670">
              <w:rPr>
                <w:i/>
                <w:iCs/>
              </w:rPr>
              <w:t>error</w:t>
            </w:r>
          </w:p>
        </w:tc>
        <w:tc>
          <w:tcPr>
            <w:tcW w:w="464" w:type="pct"/>
            <w:vAlign w:val="center"/>
          </w:tcPr>
          <w:p w14:paraId="4EC5C800" w14:textId="77777777" w:rsidR="00B75DB0" w:rsidRPr="00652670" w:rsidRDefault="00000000" w:rsidP="00034B6B">
            <w:pPr>
              <w:jc w:val="center"/>
              <w:rPr>
                <w:i/>
                <w:iCs/>
              </w:rPr>
            </w:pPr>
            <w:r w:rsidRPr="00652670">
              <w:rPr>
                <w:i/>
                <w:iCs/>
              </w:rPr>
              <w:t>error</w:t>
            </w:r>
          </w:p>
        </w:tc>
        <w:tc>
          <w:tcPr>
            <w:tcW w:w="0" w:type="auto"/>
            <w:vAlign w:val="center"/>
          </w:tcPr>
          <w:p w14:paraId="14967747" w14:textId="77777777" w:rsidR="00B75DB0" w:rsidRPr="00652670" w:rsidRDefault="00000000" w:rsidP="00034B6B">
            <w:pPr>
              <w:jc w:val="center"/>
              <w:rPr>
                <w:i/>
                <w:iCs/>
              </w:rPr>
            </w:pPr>
            <w:r w:rsidRPr="00652670">
              <w:rPr>
                <w:i/>
                <w:iCs/>
              </w:rPr>
              <w:t>error</w:t>
            </w:r>
          </w:p>
        </w:tc>
        <w:tc>
          <w:tcPr>
            <w:tcW w:w="0" w:type="auto"/>
            <w:vAlign w:val="center"/>
          </w:tcPr>
          <w:p w14:paraId="6B6A9903" w14:textId="77777777" w:rsidR="00B75DB0" w:rsidRPr="00652670" w:rsidRDefault="00000000" w:rsidP="00034B6B">
            <w:pPr>
              <w:jc w:val="center"/>
              <w:rPr>
                <w:i/>
                <w:iCs/>
              </w:rPr>
            </w:pPr>
            <w:r w:rsidRPr="00652670">
              <w:rPr>
                <w:i/>
                <w:iCs/>
              </w:rPr>
              <w:t>warn</w:t>
            </w:r>
          </w:p>
        </w:tc>
        <w:tc>
          <w:tcPr>
            <w:tcW w:w="0" w:type="auto"/>
            <w:vAlign w:val="center"/>
          </w:tcPr>
          <w:p w14:paraId="737CE719" w14:textId="77777777" w:rsidR="00B75DB0" w:rsidRPr="00652670" w:rsidRDefault="00000000" w:rsidP="00034B6B">
            <w:pPr>
              <w:jc w:val="center"/>
              <w:rPr>
                <w:i/>
                <w:iCs/>
              </w:rPr>
            </w:pPr>
            <w:r w:rsidRPr="00652670">
              <w:rPr>
                <w:i/>
                <w:iCs/>
              </w:rPr>
              <w:t>silent</w:t>
            </w:r>
          </w:p>
        </w:tc>
        <w:tc>
          <w:tcPr>
            <w:tcW w:w="0" w:type="auto"/>
            <w:vAlign w:val="center"/>
          </w:tcPr>
          <w:p w14:paraId="19BA9036" w14:textId="77777777" w:rsidR="00B75DB0" w:rsidRPr="00652670" w:rsidRDefault="00000000" w:rsidP="00034B6B">
            <w:pPr>
              <w:jc w:val="center"/>
              <w:rPr>
                <w:i/>
                <w:iCs/>
              </w:rPr>
            </w:pPr>
            <w:r w:rsidRPr="00652670">
              <w:rPr>
                <w:i/>
                <w:iCs/>
              </w:rPr>
              <w:t>error</w:t>
            </w:r>
          </w:p>
        </w:tc>
        <w:tc>
          <w:tcPr>
            <w:tcW w:w="0" w:type="auto"/>
            <w:vAlign w:val="center"/>
          </w:tcPr>
          <w:p w14:paraId="253B3146" w14:textId="77777777" w:rsidR="00B75DB0" w:rsidRPr="00652670" w:rsidRDefault="00000000" w:rsidP="00034B6B">
            <w:pPr>
              <w:jc w:val="center"/>
              <w:rPr>
                <w:i/>
                <w:iCs/>
              </w:rPr>
            </w:pPr>
            <w:r w:rsidRPr="00652670">
              <w:rPr>
                <w:i/>
                <w:iCs/>
              </w:rPr>
              <w:t>warn</w:t>
            </w:r>
          </w:p>
        </w:tc>
        <w:tc>
          <w:tcPr>
            <w:tcW w:w="0" w:type="auto"/>
            <w:vAlign w:val="center"/>
          </w:tcPr>
          <w:p w14:paraId="6ADE131C" w14:textId="77777777" w:rsidR="00B75DB0" w:rsidRPr="00652670" w:rsidRDefault="00000000" w:rsidP="00034B6B">
            <w:pPr>
              <w:jc w:val="center"/>
              <w:rPr>
                <w:i/>
                <w:iCs/>
              </w:rPr>
            </w:pPr>
            <w:r w:rsidRPr="00652670">
              <w:rPr>
                <w:i/>
                <w:iCs/>
              </w:rPr>
              <w:t>silent</w:t>
            </w:r>
          </w:p>
        </w:tc>
      </w:tr>
      <w:tr w:rsidR="00B75DB0" w14:paraId="73194BE6" w14:textId="77777777" w:rsidTr="00034B6B">
        <w:tc>
          <w:tcPr>
            <w:tcW w:w="0" w:type="auto"/>
          </w:tcPr>
          <w:p w14:paraId="02843F2B" w14:textId="77777777" w:rsidR="00B75DB0" w:rsidRDefault="00000000">
            <w:r>
              <w:t>Column reference</w:t>
            </w:r>
          </w:p>
        </w:tc>
        <w:tc>
          <w:tcPr>
            <w:tcW w:w="1273" w:type="pct"/>
          </w:tcPr>
          <w:p w14:paraId="2677FA63" w14:textId="501FA477" w:rsidR="00B75DB0" w:rsidRDefault="00000000">
            <w:r>
              <w:t xml:space="preserve">Use </w:t>
            </w:r>
            <w:r w:rsidR="00034B6B">
              <w:t>‘</w:t>
            </w:r>
            <w:proofErr w:type="spellStart"/>
            <w:r>
              <w:t>patientId</w:t>
            </w:r>
            <w:proofErr w:type="spellEnd"/>
            <w:r w:rsidR="00034B6B">
              <w:t>’</w:t>
            </w:r>
            <w:r>
              <w:t xml:space="preserve"> instead of </w:t>
            </w:r>
            <w:r w:rsidR="00034B6B">
              <w:t>‘</w:t>
            </w:r>
            <w:proofErr w:type="spellStart"/>
            <w:r>
              <w:t>patient_id</w:t>
            </w:r>
            <w:proofErr w:type="spellEnd"/>
            <w:r w:rsidR="00034B6B">
              <w:t>’</w:t>
            </w:r>
          </w:p>
        </w:tc>
        <w:tc>
          <w:tcPr>
            <w:tcW w:w="129" w:type="pct"/>
          </w:tcPr>
          <w:p w14:paraId="63CD706C" w14:textId="77777777" w:rsidR="00B75DB0" w:rsidRDefault="00000000">
            <w:r>
              <w:t>16</w:t>
            </w:r>
          </w:p>
        </w:tc>
        <w:tc>
          <w:tcPr>
            <w:tcW w:w="476" w:type="pct"/>
          </w:tcPr>
          <w:p w14:paraId="5B5EC283" w14:textId="77777777" w:rsidR="00B75DB0" w:rsidRDefault="00000000">
            <w:r>
              <w:t>16</w:t>
            </w:r>
          </w:p>
        </w:tc>
        <w:tc>
          <w:tcPr>
            <w:tcW w:w="464" w:type="pct"/>
          </w:tcPr>
          <w:p w14:paraId="5D590F47" w14:textId="77777777" w:rsidR="00B75DB0" w:rsidRDefault="00000000">
            <w:r>
              <w:t>0</w:t>
            </w:r>
          </w:p>
        </w:tc>
        <w:tc>
          <w:tcPr>
            <w:tcW w:w="0" w:type="auto"/>
          </w:tcPr>
          <w:p w14:paraId="3CAC0204" w14:textId="77777777" w:rsidR="00B75DB0" w:rsidRDefault="00000000">
            <w:r>
              <w:t>12</w:t>
            </w:r>
          </w:p>
        </w:tc>
        <w:tc>
          <w:tcPr>
            <w:tcW w:w="0" w:type="auto"/>
          </w:tcPr>
          <w:p w14:paraId="2DD62A85" w14:textId="77777777" w:rsidR="00B75DB0" w:rsidRDefault="00000000">
            <w:r>
              <w:t>0</w:t>
            </w:r>
          </w:p>
        </w:tc>
        <w:tc>
          <w:tcPr>
            <w:tcW w:w="0" w:type="auto"/>
          </w:tcPr>
          <w:p w14:paraId="0C2A0CB5" w14:textId="77777777" w:rsidR="00B75DB0" w:rsidRDefault="00000000">
            <w:r>
              <w:t>4</w:t>
            </w:r>
          </w:p>
        </w:tc>
        <w:tc>
          <w:tcPr>
            <w:tcW w:w="0" w:type="auto"/>
          </w:tcPr>
          <w:p w14:paraId="44362DCE" w14:textId="77777777" w:rsidR="00B75DB0" w:rsidRDefault="00000000">
            <w:r>
              <w:t>12</w:t>
            </w:r>
          </w:p>
        </w:tc>
        <w:tc>
          <w:tcPr>
            <w:tcW w:w="0" w:type="auto"/>
          </w:tcPr>
          <w:p w14:paraId="6D881E8F" w14:textId="77777777" w:rsidR="00B75DB0" w:rsidRDefault="00000000">
            <w:r>
              <w:t>0</w:t>
            </w:r>
          </w:p>
        </w:tc>
        <w:tc>
          <w:tcPr>
            <w:tcW w:w="0" w:type="auto"/>
          </w:tcPr>
          <w:p w14:paraId="1A095547" w14:textId="77777777" w:rsidR="00B75DB0" w:rsidRDefault="00000000">
            <w:r>
              <w:t>4</w:t>
            </w:r>
          </w:p>
        </w:tc>
      </w:tr>
      <w:tr w:rsidR="00B75DB0" w14:paraId="1A2A6F2F" w14:textId="77777777" w:rsidTr="00034B6B">
        <w:tc>
          <w:tcPr>
            <w:tcW w:w="0" w:type="auto"/>
          </w:tcPr>
          <w:p w14:paraId="2C819EDB" w14:textId="77777777" w:rsidR="00B75DB0" w:rsidRDefault="00000000">
            <w:del w:id="414" w:author="J.T. Menchaca" w:date="2026-05-13T01:38:55Z" w16du:dateUtc="2026-05-13T01:38:55Z">
              <w:r>
                <w:rPr/>
                <w:delText>T</w:delText>
              </w:r>
            </w:del>
            <w:ins w:id="355" w:author="J.T. Menchaca" w:date="2026-05-13T01:38:55Z" w16du:dateUtc="2026-05-13T01:38:55Z">
              <w:r>
                <w:rPr/>
                <w:t>Value t</w:t>
              </w:r>
            </w:ins>
            <w:r>
              <w:t>ype errors</w:t>
            </w:r>
          </w:p>
        </w:tc>
        <w:tc>
          <w:tcPr>
            <w:tcW w:w="1273" w:type="pct"/>
          </w:tcPr>
          <w:p w14:paraId="03B80B68" w14:textId="77777777" w:rsidR="00B75DB0" w:rsidRDefault="00000000">
            <w:r>
              <w:t>Lab result imported as text instead of number, then used in arithmetic</w:t>
            </w:r>
          </w:p>
        </w:tc>
        <w:tc>
          <w:tcPr>
            <w:tcW w:w="129" w:type="pct"/>
          </w:tcPr>
          <w:p w14:paraId="469A5213" w14:textId="77777777" w:rsidR="00B75DB0" w:rsidRDefault="00000000">
            <w:r>
              <w:t>14</w:t>
            </w:r>
          </w:p>
        </w:tc>
        <w:tc>
          <w:tcPr>
            <w:tcW w:w="476" w:type="pct"/>
          </w:tcPr>
          <w:p w14:paraId="294B6CB5" w14:textId="77777777" w:rsidR="00B75DB0" w:rsidRDefault="00000000">
            <w:r>
              <w:t>13</w:t>
            </w:r>
          </w:p>
        </w:tc>
        <w:tc>
          <w:tcPr>
            <w:tcW w:w="464" w:type="pct"/>
          </w:tcPr>
          <w:p w14:paraId="4D96325F" w14:textId="77777777" w:rsidR="00B75DB0" w:rsidRDefault="00000000">
            <w:r>
              <w:t>1</w:t>
            </w:r>
          </w:p>
        </w:tc>
        <w:tc>
          <w:tcPr>
            <w:tcW w:w="0" w:type="auto"/>
          </w:tcPr>
          <w:p w14:paraId="16173F74" w14:textId="77777777" w:rsidR="00B75DB0" w:rsidRDefault="00000000">
            <w:r>
              <w:t>5</w:t>
            </w:r>
          </w:p>
        </w:tc>
        <w:tc>
          <w:tcPr>
            <w:tcW w:w="0" w:type="auto"/>
          </w:tcPr>
          <w:p w14:paraId="14EA0FEC" w14:textId="77777777" w:rsidR="00B75DB0" w:rsidRDefault="00000000">
            <w:r>
              <w:t>0</w:t>
            </w:r>
          </w:p>
        </w:tc>
        <w:tc>
          <w:tcPr>
            <w:tcW w:w="0" w:type="auto"/>
          </w:tcPr>
          <w:p w14:paraId="72718ED9" w14:textId="77777777" w:rsidR="00B75DB0" w:rsidRDefault="00000000">
            <w:r>
              <w:t>9</w:t>
            </w:r>
          </w:p>
        </w:tc>
        <w:tc>
          <w:tcPr>
            <w:tcW w:w="0" w:type="auto"/>
          </w:tcPr>
          <w:p w14:paraId="09820AEE" w14:textId="77777777" w:rsidR="00B75DB0" w:rsidRDefault="00000000">
            <w:r>
              <w:t>4</w:t>
            </w:r>
          </w:p>
        </w:tc>
        <w:tc>
          <w:tcPr>
            <w:tcW w:w="0" w:type="auto"/>
          </w:tcPr>
          <w:p w14:paraId="5CE9F5BF" w14:textId="77777777" w:rsidR="00B75DB0" w:rsidRDefault="00000000">
            <w:r>
              <w:t>3</w:t>
            </w:r>
          </w:p>
        </w:tc>
        <w:tc>
          <w:tcPr>
            <w:tcW w:w="0" w:type="auto"/>
          </w:tcPr>
          <w:p w14:paraId="16857D73" w14:textId="77777777" w:rsidR="00B75DB0" w:rsidRDefault="00000000">
            <w:r>
              <w:t>7</w:t>
            </w:r>
          </w:p>
        </w:tc>
      </w:tr>
      <w:tr w:rsidR="00B75DB0" w14:paraId="05284CB3" w14:textId="77777777" w:rsidTr="00034B6B">
        <w:tc>
          <w:tcPr>
            <w:tcW w:w="0" w:type="auto"/>
          </w:tcPr>
          <w:p w14:paraId="68F81FB6" w14:textId="77777777" w:rsidR="00B75DB0" w:rsidRDefault="00000000">
            <w:del w:id="415" w:author="J.T. Menchaca" w:date="2026-05-13T01:38:55Z" w16du:dateUtc="2026-05-13T01:38:55Z">
              <w:r>
                <w:rPr/>
                <w:delText>Null &amp;amp; m</w:delText>
              </w:r>
            </w:del>
            <w:ins w:id="356" w:author="J.T. Menchaca" w:date="2026-05-13T01:38:55Z" w16du:dateUtc="2026-05-13T01:38:55Z">
              <w:r>
                <w:rPr/>
                <w:t>M</w:t>
              </w:r>
            </w:ins>
            <w:r>
              <w:t xml:space="preserve">issing </w:t>
            </w:r>
            <w:del w:id="416" w:author="J.T. Menchaca" w:date="2026-05-13T01:38:55Z" w16du:dateUtc="2026-05-13T01:38:55Z">
              <w:r>
                <w:rPr/>
                <w:delText>d</w:delText>
              </w:r>
            </w:del>
            <w:ins w:id="357" w:author="J.T. Menchaca" w:date="2026-05-13T01:38:55Z" w16du:dateUtc="2026-05-13T01:38:55Z">
              <w:r>
                <w:rPr/>
                <w:t>v</w:t>
              </w:r>
            </w:ins>
            <w:r>
              <w:t>a</w:t>
            </w:r>
            <w:del w:id="417" w:author="J.T. Menchaca" w:date="2026-05-13T01:38:55Z" w16du:dateUtc="2026-05-13T01:38:55Z">
              <w:r>
                <w:rPr/>
                <w:delText>ta</w:delText>
              </w:r>
            </w:del>
            <w:ins w:id="358" w:author="J.T. Menchaca" w:date="2026-05-13T01:38:55Z" w16du:dateUtc="2026-05-13T01:38:55Z">
              <w:r>
                <w:rPr/>
                <w:t>lue errors</w:t>
              </w:r>
            </w:ins>
          </w:p>
        </w:tc>
        <w:tc>
          <w:tcPr>
            <w:tcW w:w="1273" w:type="pct"/>
          </w:tcPr>
          <w:p w14:paraId="11E56774" w14:textId="77777777" w:rsidR="00B75DB0" w:rsidRDefault="00000000">
            <w:r>
              <w:t>Divide by a reference range value that may be missing</w:t>
            </w:r>
          </w:p>
        </w:tc>
        <w:tc>
          <w:tcPr>
            <w:tcW w:w="129" w:type="pct"/>
          </w:tcPr>
          <w:p w14:paraId="28BE9AEB" w14:textId="77777777" w:rsidR="00B75DB0" w:rsidRDefault="00000000">
            <w:r>
              <w:t>17</w:t>
            </w:r>
          </w:p>
        </w:tc>
        <w:tc>
          <w:tcPr>
            <w:tcW w:w="476" w:type="pct"/>
          </w:tcPr>
          <w:p w14:paraId="3349F1AE" w14:textId="77777777" w:rsidR="00B75DB0" w:rsidRDefault="00000000">
            <w:r>
              <w:t>17</w:t>
            </w:r>
          </w:p>
        </w:tc>
        <w:tc>
          <w:tcPr>
            <w:tcW w:w="464" w:type="pct"/>
          </w:tcPr>
          <w:p w14:paraId="36C95E8D" w14:textId="77777777" w:rsidR="00B75DB0" w:rsidRDefault="00000000">
            <w:r>
              <w:t>0</w:t>
            </w:r>
          </w:p>
        </w:tc>
        <w:tc>
          <w:tcPr>
            <w:tcW w:w="0" w:type="auto"/>
          </w:tcPr>
          <w:p w14:paraId="663D25DB" w14:textId="77777777" w:rsidR="00B75DB0" w:rsidRDefault="00000000">
            <w:r>
              <w:t>0</w:t>
            </w:r>
          </w:p>
        </w:tc>
        <w:tc>
          <w:tcPr>
            <w:tcW w:w="0" w:type="auto"/>
          </w:tcPr>
          <w:p w14:paraId="52E22C35" w14:textId="77777777" w:rsidR="00B75DB0" w:rsidRDefault="00000000">
            <w:r>
              <w:t>0</w:t>
            </w:r>
          </w:p>
        </w:tc>
        <w:tc>
          <w:tcPr>
            <w:tcW w:w="0" w:type="auto"/>
          </w:tcPr>
          <w:p w14:paraId="49C6CB70" w14:textId="77777777" w:rsidR="00B75DB0" w:rsidRDefault="00000000">
            <w:r>
              <w:t>17</w:t>
            </w:r>
          </w:p>
        </w:tc>
        <w:tc>
          <w:tcPr>
            <w:tcW w:w="0" w:type="auto"/>
          </w:tcPr>
          <w:p w14:paraId="6A776DE3" w14:textId="77777777" w:rsidR="00B75DB0" w:rsidRDefault="00000000">
            <w:r>
              <w:t>0</w:t>
            </w:r>
          </w:p>
        </w:tc>
        <w:tc>
          <w:tcPr>
            <w:tcW w:w="0" w:type="auto"/>
          </w:tcPr>
          <w:p w14:paraId="02BF9461" w14:textId="77777777" w:rsidR="00B75DB0" w:rsidRDefault="00000000">
            <w:r>
              <w:t>0</w:t>
            </w:r>
          </w:p>
        </w:tc>
        <w:tc>
          <w:tcPr>
            <w:tcW w:w="0" w:type="auto"/>
          </w:tcPr>
          <w:p w14:paraId="0AAC0AD5" w14:textId="77777777" w:rsidR="00B75DB0" w:rsidRDefault="00000000">
            <w:r>
              <w:t>17</w:t>
            </w:r>
          </w:p>
        </w:tc>
      </w:tr>
      <w:tr w:rsidR="00B75DB0" w14:paraId="587147E0" w14:textId="77777777" w:rsidTr="00034B6B">
        <w:tc>
          <w:tcPr>
            <w:tcW w:w="0" w:type="auto"/>
          </w:tcPr>
          <w:p w14:paraId="761325CA" w14:textId="77777777" w:rsidR="00B75DB0" w:rsidRDefault="00000000">
            <w:r>
              <w:t>Join errors</w:t>
            </w:r>
          </w:p>
        </w:tc>
        <w:tc>
          <w:tcPr>
            <w:tcW w:w="1273" w:type="pct"/>
          </w:tcPr>
          <w:p w14:paraId="579D9EDC" w14:textId="77777777" w:rsidR="00B75DB0" w:rsidRDefault="00000000">
            <w:r>
              <w:t xml:space="preserve">Use a department </w:t>
            </w:r>
            <w:del w:id="563" w:author="J.T. Menchaca" w:date="2026-05-13T02:00:31Z" w16du:dateUtc="2026-05-13T02:00:31Z">
              <w:r>
                <w:rPr/>
                <w:delText>fie</w:delText>
              </w:r>
            </w:del>
            <w:ins w:id="501" w:author="J.T. Menchaca" w:date="2026-05-13T02:00:31Z" w16du:dateUtc="2026-05-13T02:00:31Z">
              <w:r>
                <w:rPr/>
                <w:t>co</w:t>
              </w:r>
            </w:ins>
            <w:r>
              <w:t>l</w:t>
            </w:r>
            <w:del w:id="564" w:author="J.T. Menchaca" w:date="2026-05-13T02:00:31Z" w16du:dateUtc="2026-05-13T02:00:31Z">
              <w:r>
                <w:rPr/>
                <w:delText>d</w:delText>
              </w:r>
            </w:del>
            <w:ins w:id="502" w:author="J.T. Menchaca" w:date="2026-05-13T02:00:31Z" w16du:dateUtc="2026-05-13T02:00:31Z">
              <w:r>
                <w:rPr/>
                <w:t>umn</w:t>
              </w:r>
            </w:ins>
            <w:r>
              <w:t xml:space="preserve"> that may be missing after joining patients to encounters</w:t>
            </w:r>
          </w:p>
        </w:tc>
        <w:tc>
          <w:tcPr>
            <w:tcW w:w="129" w:type="pct"/>
          </w:tcPr>
          <w:p w14:paraId="54E4470C" w14:textId="77777777" w:rsidR="00B75DB0" w:rsidRDefault="00000000">
            <w:r>
              <w:t>8</w:t>
            </w:r>
          </w:p>
        </w:tc>
        <w:tc>
          <w:tcPr>
            <w:tcW w:w="476" w:type="pct"/>
          </w:tcPr>
          <w:p w14:paraId="54866B21" w14:textId="77777777" w:rsidR="00B75DB0" w:rsidRDefault="00000000">
            <w:r>
              <w:t>8</w:t>
            </w:r>
          </w:p>
        </w:tc>
        <w:tc>
          <w:tcPr>
            <w:tcW w:w="464" w:type="pct"/>
          </w:tcPr>
          <w:p w14:paraId="43C8ADAD" w14:textId="77777777" w:rsidR="00B75DB0" w:rsidRDefault="00000000">
            <w:r>
              <w:t>0</w:t>
            </w:r>
          </w:p>
        </w:tc>
        <w:tc>
          <w:tcPr>
            <w:tcW w:w="0" w:type="auto"/>
          </w:tcPr>
          <w:p w14:paraId="04BB93C7" w14:textId="77777777" w:rsidR="00B75DB0" w:rsidRDefault="00000000">
            <w:r>
              <w:t>5</w:t>
            </w:r>
          </w:p>
        </w:tc>
        <w:tc>
          <w:tcPr>
            <w:tcW w:w="0" w:type="auto"/>
          </w:tcPr>
          <w:p w14:paraId="2B20E92C" w14:textId="77777777" w:rsidR="00B75DB0" w:rsidRDefault="00000000">
            <w:r>
              <w:t>0</w:t>
            </w:r>
          </w:p>
        </w:tc>
        <w:tc>
          <w:tcPr>
            <w:tcW w:w="0" w:type="auto"/>
          </w:tcPr>
          <w:p w14:paraId="289E1973" w14:textId="77777777" w:rsidR="00B75DB0" w:rsidRDefault="00000000">
            <w:r>
              <w:t>3</w:t>
            </w:r>
          </w:p>
        </w:tc>
        <w:tc>
          <w:tcPr>
            <w:tcW w:w="0" w:type="auto"/>
          </w:tcPr>
          <w:p w14:paraId="544309CC" w14:textId="77777777" w:rsidR="00B75DB0" w:rsidRDefault="00000000">
            <w:r>
              <w:t>5</w:t>
            </w:r>
          </w:p>
        </w:tc>
        <w:tc>
          <w:tcPr>
            <w:tcW w:w="0" w:type="auto"/>
          </w:tcPr>
          <w:p w14:paraId="2ADBB9B7" w14:textId="77777777" w:rsidR="00B75DB0" w:rsidRDefault="00000000">
            <w:r>
              <w:t>0</w:t>
            </w:r>
          </w:p>
        </w:tc>
        <w:tc>
          <w:tcPr>
            <w:tcW w:w="0" w:type="auto"/>
          </w:tcPr>
          <w:p w14:paraId="4A707CD1" w14:textId="77777777" w:rsidR="00B75DB0" w:rsidRDefault="00000000">
            <w:r>
              <w:t>3</w:t>
            </w:r>
          </w:p>
        </w:tc>
      </w:tr>
      <w:tr w:rsidR="00B75DB0" w14:paraId="56A5C248" w14:textId="77777777" w:rsidTr="00034B6B">
        <w:tc>
          <w:tcPr>
            <w:tcW w:w="0" w:type="auto"/>
          </w:tcPr>
          <w:p w14:paraId="0CDF3013" w14:textId="77777777" w:rsidR="00B75DB0" w:rsidRDefault="00000000">
            <w:r>
              <w:t>Data loading</w:t>
            </w:r>
          </w:p>
        </w:tc>
        <w:tc>
          <w:tcPr>
            <w:tcW w:w="1273" w:type="pct"/>
          </w:tcPr>
          <w:p w14:paraId="6943F841" w14:textId="77777777" w:rsidR="00B75DB0" w:rsidRDefault="00000000">
            <w:r>
              <w:t xml:space="preserve">Load lab results where a numeric </w:t>
            </w:r>
            <w:del w:id="565" w:author="J.T. Menchaca" w:date="2026-05-13T02:00:31Z" w16du:dateUtc="2026-05-13T02:00:31Z">
              <w:r>
                <w:rPr/>
                <w:delText>fie</w:delText>
              </w:r>
            </w:del>
            <w:ins w:id="503" w:author="J.T. Menchaca" w:date="2026-05-13T02:00:31Z" w16du:dateUtc="2026-05-13T02:00:31Z">
              <w:r>
                <w:rPr/>
                <w:t>co</w:t>
              </w:r>
            </w:ins>
            <w:r>
              <w:t>l</w:t>
            </w:r>
            <w:del w:id="566" w:author="J.T. Menchaca" w:date="2026-05-13T02:00:31Z" w16du:dateUtc="2026-05-13T02:00:31Z">
              <w:r>
                <w:rPr/>
                <w:delText>d</w:delText>
              </w:r>
            </w:del>
            <w:ins w:id="504" w:author="J.T. Menchaca" w:date="2026-05-13T02:00:31Z" w16du:dateUtc="2026-05-13T02:00:31Z">
              <w:r>
                <w:rPr/>
                <w:t>umn</w:t>
              </w:r>
            </w:ins>
            <w:r>
              <w:t xml:space="preserve"> contains text like "pending"</w:t>
            </w:r>
          </w:p>
        </w:tc>
        <w:tc>
          <w:tcPr>
            <w:tcW w:w="129" w:type="pct"/>
          </w:tcPr>
          <w:p w14:paraId="6F97CE05" w14:textId="77777777" w:rsidR="00B75DB0" w:rsidRDefault="00000000">
            <w:r>
              <w:t>10</w:t>
            </w:r>
          </w:p>
        </w:tc>
        <w:tc>
          <w:tcPr>
            <w:tcW w:w="476" w:type="pct"/>
          </w:tcPr>
          <w:p w14:paraId="2DC7920D" w14:textId="77777777" w:rsidR="00B75DB0" w:rsidRDefault="00000000">
            <w:r>
              <w:t>8</w:t>
            </w:r>
          </w:p>
        </w:tc>
        <w:tc>
          <w:tcPr>
            <w:tcW w:w="464" w:type="pct"/>
          </w:tcPr>
          <w:p w14:paraId="5C3AB657" w14:textId="77777777" w:rsidR="00B75DB0" w:rsidRDefault="00000000">
            <w:r>
              <w:t>2</w:t>
            </w:r>
          </w:p>
        </w:tc>
        <w:tc>
          <w:tcPr>
            <w:tcW w:w="0" w:type="auto"/>
          </w:tcPr>
          <w:p w14:paraId="53721B98" w14:textId="77777777" w:rsidR="00B75DB0" w:rsidRDefault="00000000">
            <w:r>
              <w:t>2</w:t>
            </w:r>
          </w:p>
        </w:tc>
        <w:tc>
          <w:tcPr>
            <w:tcW w:w="0" w:type="auto"/>
          </w:tcPr>
          <w:p w14:paraId="5B9976F3" w14:textId="77777777" w:rsidR="00B75DB0" w:rsidRDefault="00000000">
            <w:r>
              <w:t>0</w:t>
            </w:r>
          </w:p>
        </w:tc>
        <w:tc>
          <w:tcPr>
            <w:tcW w:w="0" w:type="auto"/>
          </w:tcPr>
          <w:p w14:paraId="2975353A" w14:textId="77777777" w:rsidR="00B75DB0" w:rsidRDefault="00000000">
            <w:r>
              <w:t>8</w:t>
            </w:r>
          </w:p>
        </w:tc>
        <w:tc>
          <w:tcPr>
            <w:tcW w:w="0" w:type="auto"/>
          </w:tcPr>
          <w:p w14:paraId="1087A998" w14:textId="77777777" w:rsidR="00B75DB0" w:rsidRDefault="00000000">
            <w:r>
              <w:t>4</w:t>
            </w:r>
          </w:p>
        </w:tc>
        <w:tc>
          <w:tcPr>
            <w:tcW w:w="0" w:type="auto"/>
          </w:tcPr>
          <w:p w14:paraId="3F81F68C" w14:textId="77777777" w:rsidR="00B75DB0" w:rsidRDefault="00000000">
            <w:r>
              <w:t>1</w:t>
            </w:r>
          </w:p>
        </w:tc>
        <w:tc>
          <w:tcPr>
            <w:tcW w:w="0" w:type="auto"/>
          </w:tcPr>
          <w:p w14:paraId="77DC39E3" w14:textId="77777777" w:rsidR="00B75DB0" w:rsidRDefault="00000000">
            <w:r>
              <w:t>5</w:t>
            </w:r>
          </w:p>
        </w:tc>
      </w:tr>
      <w:tr w:rsidR="00B75DB0" w14:paraId="2BCAF7E0" w14:textId="77777777" w:rsidTr="00034B6B">
        <w:tc>
          <w:tcPr>
            <w:tcW w:w="0" w:type="auto"/>
          </w:tcPr>
          <w:p w14:paraId="301B37EC" w14:textId="77777777" w:rsidR="00B75DB0" w:rsidRPr="00652670" w:rsidRDefault="00000000">
            <w:pPr>
              <w:rPr>
                <w:b/>
                <w:bCs/>
              </w:rPr>
            </w:pPr>
            <w:r w:rsidRPr="00652670">
              <w:rPr>
                <w:b/>
                <w:bCs/>
              </w:rPr>
              <w:t>Total</w:t>
            </w:r>
          </w:p>
        </w:tc>
        <w:tc>
          <w:tcPr>
            <w:tcW w:w="1273" w:type="pct"/>
          </w:tcPr>
          <w:p w14:paraId="1F3D2490" w14:textId="77777777" w:rsidR="00B75DB0" w:rsidRDefault="00B75DB0"/>
        </w:tc>
        <w:tc>
          <w:tcPr>
            <w:tcW w:w="129" w:type="pct"/>
          </w:tcPr>
          <w:p w14:paraId="07B07B43" w14:textId="77777777" w:rsidR="00B75DB0" w:rsidRPr="00652670" w:rsidRDefault="00000000">
            <w:pPr>
              <w:rPr>
                <w:b/>
                <w:bCs/>
              </w:rPr>
            </w:pPr>
            <w:r w:rsidRPr="00652670">
              <w:rPr>
                <w:b/>
                <w:bCs/>
              </w:rPr>
              <w:t>65</w:t>
            </w:r>
          </w:p>
        </w:tc>
        <w:tc>
          <w:tcPr>
            <w:tcW w:w="476" w:type="pct"/>
          </w:tcPr>
          <w:p w14:paraId="18756FBE" w14:textId="5F4A3ECB" w:rsidR="00B75DB0" w:rsidRPr="00652670" w:rsidRDefault="00000000">
            <w:pPr>
              <w:rPr>
                <w:b/>
                <w:bCs/>
              </w:rPr>
            </w:pPr>
            <w:r w:rsidRPr="00652670">
              <w:rPr>
                <w:b/>
                <w:bCs/>
              </w:rPr>
              <w:t>62</w:t>
            </w:r>
          </w:p>
        </w:tc>
        <w:tc>
          <w:tcPr>
            <w:tcW w:w="464" w:type="pct"/>
          </w:tcPr>
          <w:p w14:paraId="6C4C7A8D" w14:textId="77777777" w:rsidR="00B75DB0" w:rsidRPr="00652670" w:rsidRDefault="00000000">
            <w:pPr>
              <w:rPr>
                <w:b/>
                <w:bCs/>
              </w:rPr>
            </w:pPr>
            <w:r w:rsidRPr="00652670">
              <w:rPr>
                <w:b/>
                <w:bCs/>
              </w:rPr>
              <w:t>3</w:t>
            </w:r>
          </w:p>
        </w:tc>
        <w:tc>
          <w:tcPr>
            <w:tcW w:w="0" w:type="auto"/>
          </w:tcPr>
          <w:p w14:paraId="4D066BB5" w14:textId="77777777" w:rsidR="00B75DB0" w:rsidRPr="00652670" w:rsidRDefault="00000000">
            <w:pPr>
              <w:rPr>
                <w:b/>
                <w:bCs/>
              </w:rPr>
            </w:pPr>
            <w:r w:rsidRPr="00652670">
              <w:rPr>
                <w:b/>
                <w:bCs/>
              </w:rPr>
              <w:t>24</w:t>
            </w:r>
          </w:p>
        </w:tc>
        <w:tc>
          <w:tcPr>
            <w:tcW w:w="0" w:type="auto"/>
          </w:tcPr>
          <w:p w14:paraId="0A5EDB98" w14:textId="77777777" w:rsidR="00B75DB0" w:rsidRPr="00652670" w:rsidRDefault="00000000">
            <w:pPr>
              <w:rPr>
                <w:b/>
                <w:bCs/>
              </w:rPr>
            </w:pPr>
            <w:r w:rsidRPr="00652670">
              <w:rPr>
                <w:b/>
                <w:bCs/>
              </w:rPr>
              <w:t>0</w:t>
            </w:r>
          </w:p>
        </w:tc>
        <w:tc>
          <w:tcPr>
            <w:tcW w:w="0" w:type="auto"/>
          </w:tcPr>
          <w:p w14:paraId="741B0BB7" w14:textId="77777777" w:rsidR="00B75DB0" w:rsidRPr="00652670" w:rsidRDefault="00000000">
            <w:pPr>
              <w:rPr>
                <w:b/>
                <w:bCs/>
              </w:rPr>
            </w:pPr>
            <w:r w:rsidRPr="00652670">
              <w:rPr>
                <w:b/>
                <w:bCs/>
              </w:rPr>
              <w:t>41</w:t>
            </w:r>
          </w:p>
        </w:tc>
        <w:tc>
          <w:tcPr>
            <w:tcW w:w="0" w:type="auto"/>
          </w:tcPr>
          <w:p w14:paraId="4C9D5FD8" w14:textId="77777777" w:rsidR="00B75DB0" w:rsidRPr="00652670" w:rsidRDefault="00000000">
            <w:pPr>
              <w:rPr>
                <w:b/>
                <w:bCs/>
              </w:rPr>
            </w:pPr>
            <w:r w:rsidRPr="00652670">
              <w:rPr>
                <w:b/>
                <w:bCs/>
              </w:rPr>
              <w:t>25</w:t>
            </w:r>
          </w:p>
        </w:tc>
        <w:tc>
          <w:tcPr>
            <w:tcW w:w="0" w:type="auto"/>
          </w:tcPr>
          <w:p w14:paraId="4C72BEC1" w14:textId="77777777" w:rsidR="00B75DB0" w:rsidRPr="00652670" w:rsidRDefault="00000000">
            <w:pPr>
              <w:rPr>
                <w:b/>
                <w:bCs/>
              </w:rPr>
            </w:pPr>
            <w:r w:rsidRPr="00652670">
              <w:rPr>
                <w:b/>
                <w:bCs/>
              </w:rPr>
              <w:t>4</w:t>
            </w:r>
          </w:p>
        </w:tc>
        <w:tc>
          <w:tcPr>
            <w:tcW w:w="0" w:type="auto"/>
          </w:tcPr>
          <w:p w14:paraId="690CD16B" w14:textId="77777777" w:rsidR="00B75DB0" w:rsidRPr="00652670" w:rsidRDefault="00000000">
            <w:pPr>
              <w:rPr>
                <w:b/>
                <w:bCs/>
              </w:rPr>
            </w:pPr>
            <w:r w:rsidRPr="00652670">
              <w:rPr>
                <w:b/>
                <w:bCs/>
              </w:rPr>
              <w:t>36</w:t>
            </w:r>
          </w:p>
        </w:tc>
      </w:tr>
    </w:tbl>
    <w:p w14:paraId="4E512D2D" w14:textId="77777777" w:rsidR="002C0FCB" w:rsidRDefault="002C0FCB">
      <w:pPr>
        <w:pStyle w:val="Heading3"/>
      </w:pPr>
      <w:bookmarkStart w:id="24" w:name="references"/>
      <w:bookmarkEnd w:id="23"/>
    </w:p>
    <w:p w14:paraId="5EB9D95C" w14:textId="312AB43C" w:rsidR="005233BB" w:rsidRDefault="00000000">
      <w:pPr>
        <w:pStyle w:val="Heading3"/>
      </w:pPr>
      <w:r>
        <w:t>References</w:t>
      </w:r>
    </w:p>
    <w:p w14:paraId="1AD48500" w14:textId="77777777" w:rsidR="005233BB" w:rsidRDefault="00000000">
      <w:pPr>
        <w:pStyle w:val="Compact"/>
        <w:numPr>
          <w:ilvl w:val="0"/>
          <w:numId w:val="3"/>
        </w:numPr>
      </w:pPr>
      <w:r>
        <w:t xml:space="preserve">Why Are Data Missing in Clinical Data Warehouses? A Simulation Study of How Data Are Processed (And Can Be Lost). </w:t>
      </w:r>
      <w:proofErr w:type="spellStart"/>
      <w:r>
        <w:t>Priou</w:t>
      </w:r>
      <w:proofErr w:type="spellEnd"/>
      <w:r>
        <w:t xml:space="preserve"> S, Lame G, Jankovic M, et al. Studies in Health Technology and Informatics. 2023;302:202-206. doi:10.3233/SHTI230103.</w:t>
      </w:r>
    </w:p>
    <w:p w14:paraId="65FF1E06" w14:textId="77777777" w:rsidR="005233BB" w:rsidRDefault="00000000">
      <w:pPr>
        <w:pStyle w:val="Compact"/>
        <w:numPr>
          <w:ilvl w:val="0"/>
          <w:numId w:val="3"/>
        </w:numPr>
      </w:pPr>
      <w:r>
        <w:t>Unintended Adverse Consequences of a Clinical Decision Support System: Two Cases. Stone EG. Journal of the American Medical Informatics Association : JAMIA. 2018;25(5):564-567. doi:10.1093/</w:t>
      </w:r>
      <w:proofErr w:type="spellStart"/>
      <w:r>
        <w:t>jamia</w:t>
      </w:r>
      <w:proofErr w:type="spellEnd"/>
      <w:r>
        <w:t>/ocx096.</w:t>
      </w:r>
    </w:p>
    <w:p w14:paraId="072FC1E5" w14:textId="77777777" w:rsidR="005233BB" w:rsidRDefault="00000000">
      <w:pPr>
        <w:pStyle w:val="Compact"/>
        <w:numPr>
          <w:ilvl w:val="0"/>
          <w:numId w:val="3"/>
        </w:numPr>
      </w:pPr>
      <w:r>
        <w:t xml:space="preserve">Targeted Data Quality Analysis for a Clinical Decision Support System for SIRS Detection in Critically Ill Pediatric Patients. </w:t>
      </w:r>
      <w:proofErr w:type="spellStart"/>
      <w:r>
        <w:t>Tute</w:t>
      </w:r>
      <w:proofErr w:type="spellEnd"/>
      <w:r>
        <w:t xml:space="preserve"> E, Mast M, Wulff A. Methods of Information in Medicine. 2023;62(S 01):e1-e9. doi:10.1055/s-0042-1760238.</w:t>
      </w:r>
    </w:p>
    <w:p w14:paraId="4E2E2F61" w14:textId="77777777" w:rsidR="005233BB" w:rsidRDefault="00000000">
      <w:pPr>
        <w:pStyle w:val="Compact"/>
        <w:numPr>
          <w:ilvl w:val="0"/>
          <w:numId w:val="3"/>
        </w:numPr>
      </w:pPr>
      <w:r>
        <w:t>Beyond Missingness: Systematizing Methods for Comprehensive Data Fitness Assessment in Clinical Research. Razzaghi H, Wieand K, Dickinson KL, et al. Journal of Medical Internet Research. 2026;28:e76398. doi:10.2196/76398.</w:t>
      </w:r>
    </w:p>
    <w:p w14:paraId="5CDC7720" w14:textId="77777777" w:rsidR="005233BB" w:rsidRDefault="00000000">
      <w:pPr>
        <w:pStyle w:val="Compact"/>
        <w:numPr>
          <w:ilvl w:val="0"/>
          <w:numId w:val="3"/>
        </w:numPr>
      </w:pPr>
      <w:r>
        <w:t xml:space="preserve">Automated Testing to Improve Data Quality in Clinical Study Databases. Hussein E, Dugas M, </w:t>
      </w:r>
      <w:proofErr w:type="spellStart"/>
      <w:r>
        <w:t>Ganzinger</w:t>
      </w:r>
      <w:proofErr w:type="spellEnd"/>
      <w:r>
        <w:t xml:space="preserve"> M, et al. Studies in Health Technology and Informatics. 2025;329:1718-1719. doi:10.3233/SHTI251180.</w:t>
      </w:r>
    </w:p>
    <w:p w14:paraId="10D2ED21" w14:textId="77777777" w:rsidR="005233BB" w:rsidRDefault="00000000">
      <w:pPr>
        <w:pStyle w:val="Compact"/>
        <w:numPr>
          <w:ilvl w:val="0"/>
          <w:numId w:val="3"/>
        </w:numPr>
      </w:pPr>
      <w:r>
        <w:t xml:space="preserve">Implications of Data Extraction and Processing of Electronic Health Records for Epidemiological Research: Observational Study. van Essen MHJ, </w:t>
      </w:r>
      <w:proofErr w:type="spellStart"/>
      <w:r>
        <w:t>Twickler</w:t>
      </w:r>
      <w:proofErr w:type="spellEnd"/>
      <w:r>
        <w:t xml:space="preserve"> R, </w:t>
      </w:r>
      <w:proofErr w:type="spellStart"/>
      <w:r>
        <w:t>Weesie</w:t>
      </w:r>
      <w:proofErr w:type="spellEnd"/>
      <w:r>
        <w:t xml:space="preserve"> YM, et al. Journal of Medical Internet Research. 2025;27:e64628. doi:10.2196/64628.</w:t>
      </w:r>
    </w:p>
    <w:p w14:paraId="06DFD10D" w14:textId="77777777" w:rsidR="005233BB" w:rsidRDefault="00000000">
      <w:pPr>
        <w:pStyle w:val="Compact"/>
        <w:numPr>
          <w:ilvl w:val="0"/>
          <w:numId w:val="3"/>
        </w:numPr>
      </w:pPr>
      <w:r>
        <w:t xml:space="preserve">“Goldmine” or “Big Mess”? An Interview Study on the Challenges of Designing, Operating, and Ensuring the Durability of Clinical Data Warehouses in France and Belgium. </w:t>
      </w:r>
      <w:proofErr w:type="spellStart"/>
      <w:r>
        <w:t>Priou</w:t>
      </w:r>
      <w:proofErr w:type="spellEnd"/>
      <w:r>
        <w:t xml:space="preserve"> S, Kempf E, Jankovic M, Lamé G. Journal of the American Medical Informatics Association : JAMIA. 2024;31(11):2699-2707. doi:10.1093/</w:t>
      </w:r>
      <w:proofErr w:type="spellStart"/>
      <w:r>
        <w:t>jamia</w:t>
      </w:r>
      <w:proofErr w:type="spellEnd"/>
      <w:r>
        <w:t>/ocae244.</w:t>
      </w:r>
    </w:p>
    <w:p w14:paraId="53638CD4" w14:textId="77777777" w:rsidR="005233BB" w:rsidRDefault="00000000">
      <w:pPr>
        <w:pStyle w:val="Compact"/>
        <w:numPr>
          <w:ilvl w:val="0"/>
          <w:numId w:val="3"/>
        </w:numPr>
      </w:pPr>
      <w:r>
        <w:t xml:space="preserve">The METRIC-framework for Assessing Data Quality for Trustworthy AI in Medicine: A Systematic Review. Schwabe D, Becker K, Seyferth M, </w:t>
      </w:r>
      <w:proofErr w:type="spellStart"/>
      <w:r>
        <w:t>Klaß</w:t>
      </w:r>
      <w:proofErr w:type="spellEnd"/>
      <w:r>
        <w:t xml:space="preserve"> A, </w:t>
      </w:r>
      <w:proofErr w:type="spellStart"/>
      <w:r>
        <w:t>Schaeffter</w:t>
      </w:r>
      <w:proofErr w:type="spellEnd"/>
      <w:r>
        <w:t xml:space="preserve"> T. NPJ Digital Medicine. 2024;7(1):203. doi:10.1038/s41746-024-01196-4.</w:t>
      </w:r>
    </w:p>
    <w:p w14:paraId="2D1E8832" w14:textId="77777777" w:rsidR="005233BB" w:rsidRDefault="00000000">
      <w:pPr>
        <w:pStyle w:val="Compact"/>
        <w:numPr>
          <w:ilvl w:val="0"/>
          <w:numId w:val="3"/>
        </w:numPr>
      </w:pPr>
      <w:r>
        <w:t>Detecting and Remediating Harmful Data Shifts for the Responsible Deployment of Clinical AI Models. Subasri V, Krishnan A, Kore A, et al. JAMA Network Open. 2025;8(6):e2513685. doi:10.1001/jamanetworkopen.2025.13685.</w:t>
      </w:r>
    </w:p>
    <w:p w14:paraId="075B9E37" w14:textId="77777777" w:rsidR="005233BB" w:rsidRDefault="00000000">
      <w:pPr>
        <w:pStyle w:val="Compact"/>
        <w:numPr>
          <w:ilvl w:val="0"/>
          <w:numId w:val="3"/>
        </w:numPr>
      </w:pPr>
      <w:r>
        <w:t xml:space="preserve">Opportunities, Pitfalls, and Alternatives in Adapting Electronic Health Records for Health Services Research. </w:t>
      </w:r>
      <w:proofErr w:type="spellStart"/>
      <w:r>
        <w:t>Taksler</w:t>
      </w:r>
      <w:proofErr w:type="spellEnd"/>
      <w:r>
        <w:t xml:space="preserve"> GB, Dalton JE, </w:t>
      </w:r>
      <w:proofErr w:type="spellStart"/>
      <w:r>
        <w:t>Perzynski</w:t>
      </w:r>
      <w:proofErr w:type="spellEnd"/>
      <w:r>
        <w:t xml:space="preserve"> AT, et al. Medical Decision Making : An International Journal of the Society for Medical Decision Making. 2021;41(2):133-142. doi:10.1177/0272989X20954403.</w:t>
      </w:r>
    </w:p>
    <w:p w14:paraId="60D1525C" w14:textId="77777777" w:rsidR="005233BB" w:rsidRDefault="00000000">
      <w:pPr>
        <w:pStyle w:val="Compact"/>
        <w:numPr>
          <w:ilvl w:val="0"/>
          <w:numId w:val="3"/>
        </w:numPr>
      </w:pPr>
      <w:r>
        <w:lastRenderedPageBreak/>
        <w:t>Validating the Extract, Transform, Load Process Used to Populate a Large Clinical Research Database. Denney MJ, Long DM, Armistead MG, Anderson JL, Conway BN. International Journal of Medical Informatics. 2016;94:271-4. doi:10.1016/j.ijmedinf.2016.07.009.</w:t>
      </w:r>
    </w:p>
    <w:p w14:paraId="59517DF8" w14:textId="77777777" w:rsidR="005233BB" w:rsidRDefault="00000000">
      <w:pPr>
        <w:pStyle w:val="Compact"/>
        <w:numPr>
          <w:ilvl w:val="0"/>
          <w:numId w:val="3"/>
        </w:numPr>
      </w:pPr>
      <w:r>
        <w:t>Tracking Provenance in Clinical Data Warehouses for Quality Management. Johns M, Baum L, Prasser F. International Journal of Medical Informatics. 2025;193:105690. doi:10.1016/j.ijmedinf.2024.105690.</w:t>
      </w:r>
    </w:p>
    <w:p w14:paraId="265A782D" w14:textId="77777777" w:rsidR="005233BB" w:rsidRDefault="00000000">
      <w:pPr>
        <w:pStyle w:val="Compact"/>
        <w:numPr>
          <w:ilvl w:val="0"/>
          <w:numId w:val="3"/>
        </w:numPr>
      </w:pPr>
      <w:r>
        <w:t>Methods and Dimensions of Electronic Health Record Data Quality Assessment: Enabling Reuse for Clinical Research. Weiskopf NG, Weng C. Journal of the American Medical Informatics Association : JAMIA. 2013;20(1):144-51. doi:10.1136/amiajnl-2011-000681.</w:t>
      </w:r>
    </w:p>
    <w:p w14:paraId="77C10B18" w14:textId="77777777" w:rsidR="005233BB" w:rsidRDefault="00000000">
      <w:pPr>
        <w:pStyle w:val="Compact"/>
        <w:numPr>
          <w:ilvl w:val="0"/>
          <w:numId w:val="3"/>
        </w:numPr>
      </w:pPr>
      <w:r>
        <w:t xml:space="preserve">Challenges for Data Quality in the Clinical Data Life Cycle: Systematic Review. </w:t>
      </w:r>
      <w:proofErr w:type="gramStart"/>
      <w:r>
        <w:t>An</w:t>
      </w:r>
      <w:proofErr w:type="gramEnd"/>
      <w:r>
        <w:t xml:space="preserve"> D, Lim M, Lee S. Journal of Medical Internet Research. 2025;27:e60709. doi:10.2196/60709.</w:t>
      </w:r>
    </w:p>
    <w:p w14:paraId="43D39320" w14:textId="77777777" w:rsidR="005233BB" w:rsidRDefault="00000000">
      <w:pPr>
        <w:pStyle w:val="Compact"/>
        <w:numPr>
          <w:ilvl w:val="0"/>
          <w:numId w:val="3"/>
        </w:numPr>
      </w:pPr>
      <w:r>
        <w:t>Analysis of Clinical Decision Support System Malfunctions: A Case Series and Survey. Wright A, Hickman TT, McEvoy D, et al. Journal of the American Medical Informatics Association : JAMIA. 2016;23(6):1068-1076. doi:10.1093/</w:t>
      </w:r>
      <w:proofErr w:type="spellStart"/>
      <w:r>
        <w:t>jamia</w:t>
      </w:r>
      <w:proofErr w:type="spellEnd"/>
      <w:r>
        <w:t>/ocw005.</w:t>
      </w:r>
    </w:p>
    <w:p w14:paraId="26C012C3" w14:textId="77777777" w:rsidR="005233BB" w:rsidRDefault="00000000">
      <w:pPr>
        <w:pStyle w:val="Compact"/>
        <w:numPr>
          <w:ilvl w:val="0"/>
          <w:numId w:val="3"/>
        </w:numPr>
      </w:pPr>
      <w:r>
        <w:t>The Impact of Data Quality Defects on Clinical Decision-Making in the Intensive Care Unit. Kramer O, Even A, Matot I, Steinberg Y, Bitan Y. Computer Methods and Programs in Biomedicine. 2021;209:106359. doi:10.1016/j.cmpb.2021.106359.</w:t>
      </w:r>
    </w:p>
    <w:p w14:paraId="319C780A" w14:textId="77777777" w:rsidR="005233BB" w:rsidRDefault="00000000">
      <w:pPr>
        <w:pStyle w:val="Compact"/>
        <w:numPr>
          <w:ilvl w:val="0"/>
          <w:numId w:val="3"/>
        </w:numPr>
      </w:pPr>
      <w:r>
        <w:t xml:space="preserve">Increasing Trust in Real-World Evidence Through Evaluation of Observational Data Quality. Blacketer C, Defalco FJ, Ryan PB, </w:t>
      </w:r>
      <w:proofErr w:type="spellStart"/>
      <w:r>
        <w:t>Rijnbeek</w:t>
      </w:r>
      <w:proofErr w:type="spellEnd"/>
      <w:r>
        <w:t xml:space="preserve"> PR. Journal of the American Medical Informatics Association : JAMIA. 2021;28(10):2251-2257. doi:10.1093/</w:t>
      </w:r>
      <w:proofErr w:type="spellStart"/>
      <w:r>
        <w:t>jamia</w:t>
      </w:r>
      <w:proofErr w:type="spellEnd"/>
      <w:r>
        <w:t>/ocab132.</w:t>
      </w:r>
      <w:bookmarkEnd w:id="0"/>
      <w:bookmarkEnd w:id="21"/>
      <w:bookmarkEnd w:id="24"/>
    </w:p>
    <w:sectPr w:rsidR="005233BB">
      <w:footnotePr>
        <w:numRestart w:val="eachSect"/>
      </w:foot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762E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DF6DB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6AA05DC"/>
    <w:multiLevelType w:val="hybridMultilevel"/>
    <w:tmpl w:val="F5123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3330043">
    <w:abstractNumId w:val="0"/>
  </w:num>
  <w:num w:numId="2" w16cid:durableId="2029788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80184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7248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233BB"/>
    <w:rsid w:val="00010B61"/>
    <w:rsid w:val="00034B6B"/>
    <w:rsid w:val="00062181"/>
    <w:rsid w:val="00090B1A"/>
    <w:rsid w:val="00132ECD"/>
    <w:rsid w:val="001C785A"/>
    <w:rsid w:val="001E73C3"/>
    <w:rsid w:val="002C0FCB"/>
    <w:rsid w:val="00337718"/>
    <w:rsid w:val="0035341B"/>
    <w:rsid w:val="003C67B5"/>
    <w:rsid w:val="003E153B"/>
    <w:rsid w:val="005233BB"/>
    <w:rsid w:val="005A1A1E"/>
    <w:rsid w:val="006274F9"/>
    <w:rsid w:val="00652670"/>
    <w:rsid w:val="00916F87"/>
    <w:rsid w:val="009921C5"/>
    <w:rsid w:val="00A22EFC"/>
    <w:rsid w:val="00AD16F2"/>
    <w:rsid w:val="00AE0632"/>
    <w:rsid w:val="00B10306"/>
    <w:rsid w:val="00B23373"/>
    <w:rsid w:val="00B75DB0"/>
    <w:rsid w:val="00D960E2"/>
    <w:rsid w:val="00DA4572"/>
    <w:rsid w:val="00E41E26"/>
    <w:rsid w:val="00FE3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EA9B6"/>
  <w15:docId w15:val="{752ACBC4-CC79-D94C-AE74-D3DF69C0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pPr>
  </w:style>
  <w:style w:type="paragraph" w:styleId="Heading1">
    <w:name w:val="heading 1"/>
    <w:link w:val="Heading1Char"/>
    <w:uiPriority w:val="9"/>
    <w:qFormat/>
    <w:pPr>
      <w:shd w:val="clear" w:color="auto" w:fill="D9E2F3"/>
      <w:outlineLvl w:val="0"/>
    </w:pPr>
    <w:rPr>
      <w:b/>
      <w:bCs/>
    </w:rPr>
  </w:style>
  <w:style w:type="paragraph" w:styleId="Heading2">
    <w:name w:val="heading 2"/>
    <w:link w:val="Heading2Char"/>
    <w:uiPriority w:val="9"/>
    <w:semiHidden/>
    <w:unhideWhenUsed/>
    <w:qFormat/>
    <w:pPr>
      <w:shd w:val="clear" w:color="auto" w:fill="E7E6E6"/>
      <w:outlineLvl w:val="1"/>
    </w:pPr>
    <w:rPr>
      <w:b/>
      <w:bCs/>
    </w:rPr>
  </w:style>
  <w:style w:type="paragraph" w:styleId="Heading3">
    <w:name w:val="heading 3"/>
    <w:link w:val="Heading3Char"/>
    <w:uiPriority w:val="9"/>
    <w:unhideWhenUsed/>
    <w:qFormat/>
    <w:pPr>
      <w:outlineLvl w:val="2"/>
    </w:pPr>
    <w:rPr>
      <w:b/>
      <w:bCs/>
    </w:rPr>
  </w:style>
  <w:style w:type="paragraph" w:styleId="Heading4">
    <w:name w:val="heading 4"/>
    <w:link w:val="Heading4Char"/>
    <w:uiPriority w:val="9"/>
    <w:semiHidden/>
    <w:unhideWhenUsed/>
    <w:qFormat/>
    <w:pPr>
      <w:outlineLvl w:val="3"/>
    </w:pPr>
    <w:rPr>
      <w:b/>
      <w:bCs/>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customStyle="1" w:styleId="FirstParagraph">
    <w:name w:val="First Paragraph"/>
    <w:basedOn w:val="BodyText"/>
  </w:style>
  <w:style w:type="paragraph" w:customStyle="1" w:styleId="Spacer">
    <w:name w:val="Spacer"/>
    <w:rPr>
      <w:sz w:val="11"/>
      <w:szCs w:val="11"/>
    </w:rPr>
  </w:style>
  <w:style w:type="paragraph" w:customStyle="1" w:styleId="SpacerHeading">
    <w:name w:val="Spacer Heading"/>
    <w:rPr>
      <w:sz w:val="16"/>
      <w:szCs w:val="16"/>
    </w:rPr>
  </w:style>
  <w:style w:type="paragraph" w:customStyle="1" w:styleId="Compact">
    <w:name w:val="Compact"/>
    <w:basedOn w:val="BodyText"/>
    <w:qFormat/>
    <w:pPr>
      <w:spacing w:before="40" w:after="40"/>
    </w:pPr>
  </w:style>
  <w:style w:type="paragraph" w:styleId="Title">
    <w:name w:val="Title"/>
    <w:basedOn w:val="Normal"/>
    <w:next w:val="BodyText"/>
    <w:link w:val="TitleChar"/>
    <w:uiPriority w:val="10"/>
    <w:qFormat/>
    <w:rsid w:val="00A10FD9"/>
    <w:pPr>
      <w:spacing w:before="0" w:after="240"/>
      <w:contextualSpacing/>
      <w:jc w:val="center"/>
    </w:pPr>
    <w:rPr>
      <w:b/>
      <w:bCs/>
      <w:sz w:val="28"/>
      <w:szCs w:val="2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i/>
      <w:iCs/>
      <w:sz w:val="24"/>
      <w:szCs w:val="24"/>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before="0"/>
    </w:pPr>
    <w:rPr>
      <w:sz w:val="20"/>
      <w:szCs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pPr>
      <w:spacing w:before="0" w:after="0"/>
    </w:pPr>
    <w:rPr>
      <w:sz w:val="18"/>
      <w:szCs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3914</Words>
  <Characters>24150</Characters>
  <Application>Microsoft Office Word</Application>
  <DocSecurity>0</DocSecurity>
  <Lines>383</Lines>
  <Paragraphs>52</Paragraphs>
  <ScaleCrop>false</ScaleCrop>
  <Company/>
  <LinksUpToDate>false</LinksUpToDate>
  <CharactersWithSpaces>28012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J.T. Menchaca</cp:lastModifiedBy>
  <cp:revision>25</cp:revision>
  <dcterms:created xsi:type="dcterms:W3CDTF">2026-05-13T00:26:00Z</dcterms:created>
  <dcterms:modified xsi:type="dcterms:W3CDTF">2026-05-13T00:46:00Z</dcterms:modified>
</cp:coreProperties>
</file>